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5"/>
        <w:tblW w:w="10773" w:type="dxa"/>
        <w:tblInd w:w="-1026" w:type="dxa"/>
        <w:tblLayout w:type="fixed"/>
        <w:tblLook w:val="04A0" w:firstRow="1" w:lastRow="0" w:firstColumn="1" w:lastColumn="0" w:noHBand="0" w:noVBand="1"/>
      </w:tblPr>
      <w:tblGrid>
        <w:gridCol w:w="5274"/>
        <w:gridCol w:w="5499"/>
      </w:tblGrid>
      <w:tr w:rsidR="005E6667" w:rsidRPr="005E6667" w14:paraId="2CB362F3" w14:textId="77777777" w:rsidTr="00134BBB">
        <w:trPr>
          <w:trHeight w:val="557"/>
        </w:trPr>
        <w:tc>
          <w:tcPr>
            <w:tcW w:w="5274" w:type="dxa"/>
          </w:tcPr>
          <w:p w14:paraId="268A5FD9" w14:textId="77777777" w:rsidR="0046171F" w:rsidRDefault="0046171F" w:rsidP="0046171F">
            <w:pPr>
              <w:pStyle w:val="aff"/>
              <w:tabs>
                <w:tab w:val="left" w:pos="426"/>
              </w:tabs>
              <w:rPr>
                <w:rFonts w:eastAsiaTheme="minorEastAsia"/>
                <w:b w:val="0"/>
                <w:noProof/>
                <w:sz w:val="24"/>
                <w:szCs w:val="24"/>
              </w:rPr>
            </w:pPr>
            <w:r>
              <w:rPr>
                <w:rFonts w:eastAsiaTheme="minorEastAsia"/>
                <w:noProof/>
                <w:sz w:val="24"/>
                <w:szCs w:val="24"/>
              </w:rPr>
              <w:t>НЕСИЕ</w:t>
            </w:r>
            <w:r w:rsidRPr="00DA05A4">
              <w:rPr>
                <w:rFonts w:eastAsiaTheme="minorEastAsia"/>
                <w:noProof/>
                <w:sz w:val="24"/>
                <w:szCs w:val="24"/>
              </w:rPr>
              <w:t xml:space="preserve"> ҰСЫНУ ТУРАЛЫ</w:t>
            </w:r>
            <w:r w:rsidRPr="00DA05A4">
              <w:rPr>
                <w:rFonts w:eastAsiaTheme="minorEastAsia"/>
                <w:b w:val="0"/>
                <w:noProof/>
                <w:sz w:val="24"/>
                <w:szCs w:val="24"/>
              </w:rPr>
              <w:t xml:space="preserve"> </w:t>
            </w:r>
          </w:p>
          <w:p w14:paraId="37D69E9B" w14:textId="521263C5" w:rsidR="0046171F" w:rsidRPr="0046171F" w:rsidRDefault="0046171F" w:rsidP="0046171F">
            <w:pPr>
              <w:pStyle w:val="aff"/>
              <w:tabs>
                <w:tab w:val="left" w:pos="426"/>
              </w:tabs>
              <w:rPr>
                <w:rFonts w:eastAsiaTheme="minorEastAsia"/>
                <w:bCs/>
                <w:noProof/>
                <w:sz w:val="24"/>
                <w:szCs w:val="24"/>
              </w:rPr>
            </w:pPr>
            <w:r w:rsidRPr="0046171F">
              <w:rPr>
                <w:rFonts w:eastAsiaTheme="minorEastAsia"/>
                <w:bCs/>
                <w:noProof/>
                <w:sz w:val="24"/>
                <w:szCs w:val="24"/>
              </w:rPr>
              <w:t>(ауылшаруашылық өндірістік кооперативіне)</w:t>
            </w:r>
          </w:p>
          <w:p w14:paraId="3F8F5F66" w14:textId="66D88CB3" w:rsidR="0046171F" w:rsidRPr="00DA05A4" w:rsidRDefault="0046171F" w:rsidP="0046171F">
            <w:pPr>
              <w:pStyle w:val="aff"/>
              <w:tabs>
                <w:tab w:val="left" w:pos="426"/>
              </w:tabs>
              <w:rPr>
                <w:rFonts w:eastAsiaTheme="minorEastAsia"/>
                <w:b w:val="0"/>
                <w:noProof/>
                <w:sz w:val="24"/>
                <w:szCs w:val="24"/>
              </w:rPr>
            </w:pPr>
            <w:r w:rsidRPr="00DA05A4">
              <w:rPr>
                <w:rFonts w:eastAsiaTheme="minorEastAsia"/>
                <w:noProof/>
                <w:sz w:val="24"/>
                <w:szCs w:val="24"/>
              </w:rPr>
              <w:t>№</w:t>
            </w:r>
            <w:r w:rsidRPr="00DA05A4">
              <w:rPr>
                <w:rFonts w:eastAsiaTheme="minorEastAsia"/>
                <w:b w:val="0"/>
                <w:noProof/>
                <w:sz w:val="24"/>
                <w:szCs w:val="24"/>
              </w:rPr>
              <w:t xml:space="preserve"> ______ ШАРТЫ</w:t>
            </w:r>
          </w:p>
          <w:p w14:paraId="77791057" w14:textId="77777777" w:rsidR="001A61E1" w:rsidRPr="005E6667" w:rsidRDefault="001A61E1" w:rsidP="00E27439">
            <w:pPr>
              <w:tabs>
                <w:tab w:val="left" w:pos="426"/>
              </w:tabs>
              <w:jc w:val="center"/>
              <w:rPr>
                <w:rFonts w:ascii="Times New Roman" w:eastAsia="Times New Roman" w:hAnsi="Times New Roman" w:cs="Times New Roman"/>
                <w:b/>
                <w:sz w:val="24"/>
                <w:szCs w:val="24"/>
                <w:lang w:val="kk-KZ"/>
              </w:rPr>
            </w:pPr>
          </w:p>
          <w:p w14:paraId="7A74C1D4" w14:textId="14608F4C" w:rsidR="00C05D6A" w:rsidRPr="005E6667" w:rsidRDefault="00F874BE" w:rsidP="00E27439">
            <w:pPr>
              <w:tabs>
                <w:tab w:val="left" w:pos="426"/>
              </w:tabs>
              <w:jc w:val="center"/>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Ақтөбе</w:t>
            </w:r>
            <w:r w:rsidR="00C05D6A" w:rsidRPr="005E6667">
              <w:rPr>
                <w:rFonts w:ascii="Times New Roman" w:eastAsia="Times New Roman" w:hAnsi="Times New Roman" w:cs="Times New Roman"/>
                <w:sz w:val="24"/>
                <w:szCs w:val="24"/>
                <w:lang w:val="kk-KZ"/>
              </w:rPr>
              <w:t xml:space="preserve"> қ.</w:t>
            </w:r>
            <w:r w:rsidR="001A61E1" w:rsidRPr="005E6667">
              <w:rPr>
                <w:rFonts w:ascii="Times New Roman" w:eastAsia="Times New Roman" w:hAnsi="Times New Roman" w:cs="Times New Roman"/>
                <w:sz w:val="24"/>
                <w:szCs w:val="24"/>
                <w:lang w:val="kk-KZ"/>
              </w:rPr>
              <w:t xml:space="preserve">                                   </w:t>
            </w:r>
            <w:r w:rsidR="009B465A" w:rsidRPr="003337C5">
              <w:rPr>
                <w:rFonts w:ascii="Times New Roman" w:hAnsi="Times New Roman" w:cs="Times New Roman"/>
                <w:b/>
                <w:bCs/>
                <w:sz w:val="24"/>
                <w:szCs w:val="24"/>
                <w:lang w:val="kk-KZ"/>
              </w:rPr>
              <w:t>_______</w:t>
            </w:r>
            <w:r w:rsidR="00C05D6A" w:rsidRPr="005E6667">
              <w:rPr>
                <w:rFonts w:ascii="Times New Roman" w:eastAsia="Times New Roman" w:hAnsi="Times New Roman" w:cs="Times New Roman"/>
                <w:sz w:val="24"/>
                <w:szCs w:val="24"/>
                <w:lang w:val="kk-KZ"/>
              </w:rPr>
              <w:t xml:space="preserve"> ж.  </w:t>
            </w:r>
          </w:p>
          <w:p w14:paraId="6C3CD554"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p>
          <w:p w14:paraId="289B5F0A" w14:textId="4B330A24" w:rsidR="00E36D3A" w:rsidRPr="005E6667" w:rsidRDefault="00C05D6A" w:rsidP="00FC79F0">
            <w:pPr>
              <w:adjustRightInd w:val="0"/>
              <w:ind w:firstLine="459"/>
              <w:contextualSpacing/>
              <w:jc w:val="both"/>
              <w:rPr>
                <w:rFonts w:ascii="Times New Roman" w:hAnsi="Times New Roman" w:cs="Times New Roman"/>
                <w:noProof/>
                <w:sz w:val="24"/>
                <w:szCs w:val="24"/>
                <w:lang w:val="kk-KZ"/>
              </w:rPr>
            </w:pPr>
            <w:r w:rsidRPr="005E6667">
              <w:rPr>
                <w:rFonts w:ascii="Times New Roman" w:eastAsia="Times New Roman" w:hAnsi="Times New Roman" w:cs="Times New Roman"/>
                <w:sz w:val="24"/>
                <w:szCs w:val="24"/>
                <w:lang w:val="kk-KZ"/>
              </w:rPr>
              <w:t xml:space="preserve">      </w:t>
            </w:r>
            <w:r w:rsidR="00204BF5" w:rsidRPr="005E6667">
              <w:rPr>
                <w:rFonts w:ascii="Times New Roman" w:hAnsi="Times New Roman" w:cs="Times New Roman"/>
                <w:b/>
                <w:sz w:val="24"/>
                <w:szCs w:val="24"/>
                <w:lang w:val="kk-KZ"/>
              </w:rPr>
              <w:t xml:space="preserve">«Ақтөбе облысы ауыл шаруашылығы басқармасы» </w:t>
            </w:r>
            <w:r w:rsidR="00204BF5" w:rsidRPr="005E6667">
              <w:rPr>
                <w:rFonts w:ascii="Times New Roman" w:hAnsi="Times New Roman" w:cs="Times New Roman"/>
                <w:b/>
                <w:noProof/>
                <w:sz w:val="24"/>
                <w:szCs w:val="24"/>
                <w:lang w:val="kk-KZ"/>
              </w:rPr>
              <w:t>мемлекеттік мекемесі</w:t>
            </w:r>
            <w:r w:rsidR="00204BF5" w:rsidRPr="005E6667">
              <w:rPr>
                <w:rFonts w:ascii="Times New Roman" w:hAnsi="Times New Roman" w:cs="Times New Roman"/>
                <w:noProof/>
                <w:sz w:val="24"/>
                <w:szCs w:val="24"/>
                <w:lang w:val="kk-KZ"/>
              </w:rPr>
              <w:t xml:space="preserve">, бұдан әрі </w:t>
            </w:r>
            <w:r w:rsidR="00204BF5" w:rsidRPr="005E6667">
              <w:rPr>
                <w:rFonts w:ascii="Times New Roman" w:hAnsi="Times New Roman" w:cs="Times New Roman"/>
                <w:b/>
                <w:noProof/>
                <w:sz w:val="24"/>
                <w:szCs w:val="24"/>
                <w:lang w:val="kk-KZ"/>
              </w:rPr>
              <w:t xml:space="preserve">«Қарыз беруші» </w:t>
            </w:r>
            <w:r w:rsidR="00204BF5" w:rsidRPr="005E6667">
              <w:rPr>
                <w:rFonts w:ascii="Times New Roman" w:hAnsi="Times New Roman" w:cs="Times New Roman"/>
                <w:noProof/>
                <w:sz w:val="24"/>
                <w:szCs w:val="24"/>
                <w:lang w:val="kk-KZ"/>
              </w:rPr>
              <w:t xml:space="preserve">деп аталатын, </w:t>
            </w:r>
            <w:r w:rsidR="002B76AB" w:rsidRPr="00A73F1F">
              <w:rPr>
                <w:rFonts w:ascii="Times New Roman" w:hAnsi="Times New Roman" w:cs="Times New Roman"/>
                <w:noProof/>
                <w:sz w:val="24"/>
                <w:szCs w:val="24"/>
                <w:lang w:val="kk-KZ"/>
              </w:rPr>
              <w:t>«</w:t>
            </w:r>
            <w:r w:rsidR="003337C5">
              <w:rPr>
                <w:rFonts w:ascii="Times New Roman" w:hAnsi="Times New Roman" w:cs="Times New Roman"/>
                <w:noProof/>
                <w:sz w:val="24"/>
                <w:szCs w:val="24"/>
                <w:lang w:val="kk-KZ"/>
              </w:rPr>
              <w:t>___</w:t>
            </w:r>
            <w:r w:rsidR="002B76AB">
              <w:rPr>
                <w:rFonts w:ascii="Times New Roman" w:hAnsi="Times New Roman" w:cs="Times New Roman"/>
                <w:sz w:val="24"/>
                <w:szCs w:val="24"/>
                <w:lang w:val="kk-KZ"/>
              </w:rPr>
              <w:t xml:space="preserve">» </w:t>
            </w:r>
            <w:r w:rsidR="003337C5">
              <w:rPr>
                <w:rFonts w:ascii="Times New Roman" w:hAnsi="Times New Roman" w:cs="Times New Roman"/>
                <w:sz w:val="24"/>
                <w:szCs w:val="24"/>
                <w:lang w:val="kk-KZ"/>
              </w:rPr>
              <w:t>_____</w:t>
            </w:r>
            <w:r w:rsidR="002B76AB">
              <w:rPr>
                <w:rFonts w:ascii="Times New Roman" w:hAnsi="Times New Roman" w:cs="Times New Roman"/>
                <w:sz w:val="24"/>
                <w:szCs w:val="24"/>
                <w:lang w:val="kk-KZ"/>
              </w:rPr>
              <w:t xml:space="preserve"> 202</w:t>
            </w:r>
            <w:r w:rsidR="003337C5">
              <w:rPr>
                <w:rFonts w:ascii="Times New Roman" w:hAnsi="Times New Roman" w:cs="Times New Roman"/>
                <w:sz w:val="24"/>
                <w:szCs w:val="24"/>
                <w:lang w:val="kk-KZ"/>
              </w:rPr>
              <w:t>__</w:t>
            </w:r>
            <w:r w:rsidR="002B76AB">
              <w:rPr>
                <w:rFonts w:ascii="Times New Roman" w:hAnsi="Times New Roman" w:cs="Times New Roman"/>
                <w:sz w:val="24"/>
                <w:szCs w:val="24"/>
                <w:lang w:val="kk-KZ"/>
              </w:rPr>
              <w:t xml:space="preserve"> жылғы  №</w:t>
            </w:r>
            <w:r w:rsidR="003337C5">
              <w:rPr>
                <w:rFonts w:ascii="Times New Roman" w:hAnsi="Times New Roman" w:cs="Times New Roman"/>
                <w:sz w:val="24"/>
                <w:szCs w:val="24"/>
                <w:lang w:val="kk-KZ"/>
              </w:rPr>
              <w:t>______</w:t>
            </w:r>
            <w:r w:rsidR="002B76AB" w:rsidRPr="0080121E">
              <w:rPr>
                <w:rFonts w:ascii="Times New Roman" w:hAnsi="Times New Roman" w:cs="Times New Roman"/>
                <w:sz w:val="24"/>
                <w:szCs w:val="24"/>
                <w:lang w:val="kk-KZ"/>
              </w:rPr>
              <w:t xml:space="preserve"> сенімхат</w:t>
            </w:r>
            <w:r w:rsidR="002B76AB" w:rsidRPr="00A73F1F">
              <w:rPr>
                <w:rFonts w:ascii="Times New Roman" w:hAnsi="Times New Roman" w:cs="Times New Roman"/>
                <w:sz w:val="24"/>
                <w:szCs w:val="24"/>
                <w:lang w:val="kk-KZ"/>
              </w:rPr>
              <w:t xml:space="preserve"> негізінде әрекет ететін </w:t>
            </w:r>
            <w:r w:rsidR="003337C5">
              <w:rPr>
                <w:rFonts w:ascii="Times New Roman" w:hAnsi="Times New Roman" w:cs="Times New Roman"/>
                <w:sz w:val="24"/>
                <w:szCs w:val="24"/>
                <w:lang w:val="kk-KZ"/>
              </w:rPr>
              <w:t xml:space="preserve">_________________ </w:t>
            </w:r>
            <w:r w:rsidR="002B76AB" w:rsidRPr="009E2EF1">
              <w:rPr>
                <w:rFonts w:ascii="Times New Roman" w:hAnsi="Times New Roman" w:cs="Times New Roman"/>
                <w:sz w:val="24"/>
                <w:szCs w:val="24"/>
                <w:lang w:val="kk-KZ"/>
              </w:rPr>
              <w:t>тұлғасында</w:t>
            </w:r>
            <w:r w:rsidR="00204BF5" w:rsidRPr="005E6667">
              <w:rPr>
                <w:rFonts w:ascii="Times New Roman" w:hAnsi="Times New Roman" w:cs="Times New Roman"/>
                <w:noProof/>
                <w:sz w:val="24"/>
                <w:szCs w:val="24"/>
                <w:lang w:val="kk-KZ"/>
              </w:rPr>
              <w:t>, бір тараптан, және</w:t>
            </w:r>
          </w:p>
          <w:p w14:paraId="2A856FEC" w14:textId="7D40B09A" w:rsidR="00E337B4" w:rsidRPr="005E6667" w:rsidRDefault="00E36D3A" w:rsidP="00E27439">
            <w:pPr>
              <w:adjustRightInd w:val="0"/>
              <w:ind w:firstLine="459"/>
              <w:contextualSpacing/>
              <w:jc w:val="both"/>
              <w:rPr>
                <w:rFonts w:ascii="Times New Roman" w:hAnsi="Times New Roman" w:cs="Times New Roman"/>
                <w:noProof/>
                <w:sz w:val="24"/>
                <w:szCs w:val="24"/>
                <w:lang w:val="kk-KZ"/>
              </w:rPr>
            </w:pPr>
            <w:r w:rsidRPr="005E6667">
              <w:rPr>
                <w:rFonts w:ascii="Times New Roman" w:hAnsi="Times New Roman" w:cs="Times New Roman"/>
                <w:b/>
                <w:noProof/>
                <w:sz w:val="24"/>
                <w:szCs w:val="24"/>
                <w:lang w:val="kk-KZ"/>
              </w:rPr>
              <w:t>«</w:t>
            </w:r>
            <w:r w:rsidRPr="005E6667">
              <w:rPr>
                <w:rFonts w:ascii="Times New Roman" w:hAnsi="Times New Roman" w:cs="Times New Roman"/>
                <w:b/>
                <w:sz w:val="24"/>
                <w:szCs w:val="24"/>
                <w:lang w:val="kk-KZ"/>
              </w:rPr>
              <w:t>Ақтөбе</w:t>
            </w:r>
            <w:r w:rsidRPr="005E6667">
              <w:rPr>
                <w:rFonts w:ascii="Times New Roman" w:hAnsi="Times New Roman" w:cs="Times New Roman"/>
                <w:b/>
                <w:noProof/>
                <w:sz w:val="24"/>
                <w:szCs w:val="24"/>
                <w:lang w:val="kk-KZ"/>
              </w:rPr>
              <w:t>» Әлеуметтік-кәсіпкерлік  корпорация» Акционерлік қоғамы</w:t>
            </w:r>
            <w:r w:rsidRPr="005E6667">
              <w:rPr>
                <w:rFonts w:ascii="Times New Roman" w:hAnsi="Times New Roman" w:cs="Times New Roman"/>
                <w:noProof/>
                <w:sz w:val="24"/>
                <w:szCs w:val="24"/>
                <w:lang w:val="kk-KZ"/>
              </w:rPr>
              <w:t xml:space="preserve">, бұдан әрі </w:t>
            </w:r>
            <w:r w:rsidRPr="005E6667">
              <w:rPr>
                <w:rFonts w:ascii="Times New Roman" w:hAnsi="Times New Roman" w:cs="Times New Roman"/>
                <w:b/>
                <w:noProof/>
                <w:sz w:val="24"/>
                <w:szCs w:val="24"/>
                <w:lang w:val="kk-KZ"/>
              </w:rPr>
              <w:t xml:space="preserve">«Сенім білдірілген өкіл (агент)», </w:t>
            </w:r>
            <w:r w:rsidR="00416B27" w:rsidRPr="00416B27">
              <w:rPr>
                <w:rFonts w:ascii="Times New Roman" w:hAnsi="Times New Roman" w:cs="Times New Roman"/>
                <w:sz w:val="24"/>
                <w:szCs w:val="24"/>
                <w:lang w:val="kk-KZ"/>
              </w:rPr>
              <w:t>«</w:t>
            </w:r>
            <w:r w:rsidR="003337C5">
              <w:rPr>
                <w:rFonts w:ascii="Times New Roman" w:hAnsi="Times New Roman" w:cs="Times New Roman"/>
                <w:sz w:val="24"/>
                <w:szCs w:val="24"/>
                <w:lang w:val="kk-KZ"/>
              </w:rPr>
              <w:t>__</w:t>
            </w:r>
            <w:r w:rsidR="00416B27" w:rsidRPr="00416B27">
              <w:rPr>
                <w:rFonts w:ascii="Times New Roman" w:hAnsi="Times New Roman" w:cs="Times New Roman"/>
                <w:sz w:val="24"/>
                <w:szCs w:val="24"/>
                <w:lang w:val="kk-KZ"/>
              </w:rPr>
              <w:t xml:space="preserve">» </w:t>
            </w:r>
            <w:r w:rsidR="003337C5">
              <w:rPr>
                <w:rFonts w:ascii="Times New Roman" w:hAnsi="Times New Roman" w:cs="Times New Roman"/>
                <w:sz w:val="24"/>
                <w:szCs w:val="24"/>
                <w:lang w:val="kk-KZ"/>
              </w:rPr>
              <w:t>______</w:t>
            </w:r>
            <w:r w:rsidR="00416B27" w:rsidRPr="00416B27">
              <w:rPr>
                <w:rFonts w:ascii="Times New Roman" w:hAnsi="Times New Roman" w:cs="Times New Roman"/>
                <w:sz w:val="24"/>
                <w:szCs w:val="24"/>
                <w:lang w:val="kk-KZ"/>
              </w:rPr>
              <w:t xml:space="preserve"> 202</w:t>
            </w:r>
            <w:r w:rsidR="003337C5">
              <w:rPr>
                <w:rFonts w:ascii="Times New Roman" w:hAnsi="Times New Roman" w:cs="Times New Roman"/>
                <w:sz w:val="24"/>
                <w:szCs w:val="24"/>
                <w:lang w:val="kk-KZ"/>
              </w:rPr>
              <w:t>_</w:t>
            </w:r>
            <w:r w:rsidR="00416B27" w:rsidRPr="00416B27">
              <w:rPr>
                <w:rFonts w:ascii="Times New Roman" w:hAnsi="Times New Roman" w:cs="Times New Roman"/>
                <w:sz w:val="24"/>
                <w:szCs w:val="24"/>
                <w:lang w:val="kk-KZ"/>
              </w:rPr>
              <w:t xml:space="preserve"> жылғы №</w:t>
            </w:r>
            <w:r w:rsidR="003337C5">
              <w:rPr>
                <w:rFonts w:ascii="Times New Roman" w:hAnsi="Times New Roman" w:cs="Times New Roman"/>
                <w:sz w:val="24"/>
                <w:szCs w:val="24"/>
                <w:lang w:val="kk-KZ"/>
              </w:rPr>
              <w:t>___</w:t>
            </w:r>
            <w:r w:rsidR="00416B27" w:rsidRPr="00416B27">
              <w:rPr>
                <w:rFonts w:ascii="Times New Roman" w:hAnsi="Times New Roman" w:cs="Times New Roman"/>
                <w:sz w:val="24"/>
                <w:szCs w:val="24"/>
                <w:lang w:val="kk-KZ"/>
              </w:rPr>
              <w:t xml:space="preserve"> сенімхат негізінде әрекет ететін </w:t>
            </w:r>
            <w:r w:rsidR="003337C5">
              <w:rPr>
                <w:rFonts w:ascii="Times New Roman" w:hAnsi="Times New Roman" w:cs="Times New Roman"/>
                <w:sz w:val="24"/>
                <w:szCs w:val="24"/>
                <w:lang w:val="kk-KZ"/>
              </w:rPr>
              <w:t>_________________</w:t>
            </w:r>
            <w:r w:rsidR="00416B27" w:rsidRPr="00416B27">
              <w:rPr>
                <w:rFonts w:ascii="Times New Roman" w:hAnsi="Times New Roman" w:cs="Times New Roman"/>
                <w:sz w:val="24"/>
                <w:szCs w:val="24"/>
                <w:lang w:val="kk-KZ"/>
              </w:rPr>
              <w:t xml:space="preserve"> тұлғасында</w:t>
            </w:r>
            <w:r w:rsidRPr="005E6667">
              <w:rPr>
                <w:rFonts w:ascii="Times New Roman" w:hAnsi="Times New Roman" w:cs="Times New Roman"/>
                <w:noProof/>
                <w:sz w:val="24"/>
                <w:szCs w:val="24"/>
                <w:lang w:val="kk-KZ"/>
              </w:rPr>
              <w:t>, екінші тараптан</w:t>
            </w:r>
          </w:p>
          <w:p w14:paraId="1D926CEA" w14:textId="4F44614F" w:rsidR="006D7F96" w:rsidRPr="005E6667" w:rsidRDefault="002B7EAE" w:rsidP="009737DD">
            <w:pPr>
              <w:tabs>
                <w:tab w:val="left" w:pos="851"/>
                <w:tab w:val="left" w:pos="1134"/>
              </w:tabs>
              <w:contextualSpacing/>
              <w:jc w:val="both"/>
              <w:rPr>
                <w:rFonts w:ascii="Times New Roman" w:eastAsia="Times New Roman" w:hAnsi="Times New Roman" w:cs="Times New Roman"/>
                <w:sz w:val="24"/>
                <w:szCs w:val="24"/>
                <w:lang w:val="kk-KZ"/>
              </w:rPr>
            </w:pPr>
            <w:r w:rsidRPr="00874E99">
              <w:rPr>
                <w:rFonts w:ascii="Times New Roman" w:hAnsi="Times New Roman" w:cs="Times New Roman"/>
                <w:sz w:val="24"/>
                <w:szCs w:val="24"/>
                <w:lang w:val="kk-KZ"/>
              </w:rPr>
              <w:t xml:space="preserve">        </w:t>
            </w:r>
            <w:r w:rsidR="001F592C" w:rsidRPr="00874E99">
              <w:rPr>
                <w:rFonts w:ascii="Times New Roman" w:hAnsi="Times New Roman" w:cs="Times New Roman"/>
                <w:sz w:val="24"/>
                <w:szCs w:val="24"/>
                <w:lang w:val="kk-KZ"/>
              </w:rPr>
              <w:t xml:space="preserve">  </w:t>
            </w:r>
            <w:r w:rsidR="00874E99" w:rsidRPr="00874E99">
              <w:rPr>
                <w:rFonts w:ascii="Times New Roman" w:hAnsi="Times New Roman" w:cs="Times New Roman"/>
                <w:b/>
                <w:noProof/>
                <w:sz w:val="24"/>
                <w:szCs w:val="24"/>
                <w:lang w:val="kk-KZ"/>
              </w:rPr>
              <w:t>Ауылшаруашылық өндірістік кооперативі</w:t>
            </w:r>
            <w:r w:rsidR="00874E99" w:rsidRPr="00E32E87">
              <w:rPr>
                <w:b/>
                <w:noProof/>
                <w:lang w:val="kk-KZ"/>
              </w:rPr>
              <w:t xml:space="preserve"> </w:t>
            </w:r>
            <w:r w:rsidR="00FC79F0" w:rsidRPr="005E6667">
              <w:rPr>
                <w:rFonts w:ascii="Times New Roman" w:hAnsi="Times New Roman" w:cs="Times New Roman"/>
                <w:b/>
                <w:bCs/>
                <w:sz w:val="24"/>
                <w:szCs w:val="24"/>
                <w:lang w:val="kk-KZ"/>
              </w:rPr>
              <w:t>«</w:t>
            </w:r>
            <w:r w:rsidR="00DE1E69">
              <w:rPr>
                <w:rFonts w:ascii="Times New Roman" w:hAnsi="Times New Roman" w:cs="Times New Roman"/>
                <w:b/>
                <w:bCs/>
                <w:noProof/>
                <w:sz w:val="24"/>
                <w:szCs w:val="24"/>
                <w:lang w:val="kk-KZ"/>
              </w:rPr>
              <w:t>_______</w:t>
            </w:r>
            <w:r w:rsidR="00DE1E69" w:rsidRPr="00DE1E69">
              <w:rPr>
                <w:rFonts w:ascii="Times New Roman" w:hAnsi="Times New Roman" w:cs="Times New Roman"/>
                <w:b/>
                <w:bCs/>
                <w:sz w:val="24"/>
                <w:szCs w:val="24"/>
                <w:lang w:val="kk-KZ"/>
              </w:rPr>
              <w:t>»</w:t>
            </w:r>
            <w:r w:rsidR="00A63142">
              <w:rPr>
                <w:rFonts w:ascii="Times New Roman" w:hAnsi="Times New Roman" w:cs="Times New Roman"/>
                <w:b/>
                <w:bCs/>
                <w:sz w:val="24"/>
                <w:szCs w:val="24"/>
                <w:lang w:val="kk-KZ"/>
              </w:rPr>
              <w:t xml:space="preserve"> </w:t>
            </w:r>
            <w:r w:rsidR="00A63142">
              <w:rPr>
                <w:rFonts w:ascii="Times New Roman" w:hAnsi="Times New Roman" w:cs="Times New Roman"/>
                <w:noProof/>
                <w:sz w:val="24"/>
                <w:szCs w:val="24"/>
                <w:lang w:val="kk-KZ"/>
              </w:rPr>
              <w:t>Б</w:t>
            </w:r>
            <w:r w:rsidR="00A63142" w:rsidRPr="005E6667">
              <w:rPr>
                <w:rFonts w:ascii="Times New Roman" w:hAnsi="Times New Roman" w:cs="Times New Roman"/>
                <w:noProof/>
                <w:sz w:val="24"/>
                <w:szCs w:val="24"/>
                <w:lang w:val="kk-KZ"/>
              </w:rPr>
              <w:t>СН</w:t>
            </w:r>
            <w:r w:rsidR="00A63142" w:rsidRPr="005E6667">
              <w:rPr>
                <w:rFonts w:ascii="Times New Roman" w:hAnsi="Times New Roman" w:cs="Times New Roman"/>
                <w:sz w:val="24"/>
                <w:szCs w:val="24"/>
                <w:lang w:val="kk-KZ"/>
              </w:rPr>
              <w:t xml:space="preserve"> </w:t>
            </w:r>
            <w:r w:rsidR="00A63142">
              <w:rPr>
                <w:rFonts w:ascii="Times New Roman" w:hAnsi="Times New Roman" w:cs="Times New Roman"/>
                <w:sz w:val="24"/>
                <w:szCs w:val="24"/>
                <w:lang w:val="kk-KZ"/>
              </w:rPr>
              <w:t>_____________</w:t>
            </w:r>
            <w:r w:rsidR="00A63142" w:rsidRPr="005E6667">
              <w:rPr>
                <w:rFonts w:ascii="Times New Roman" w:hAnsi="Times New Roman" w:cs="Times New Roman"/>
                <w:noProof/>
                <w:sz w:val="24"/>
                <w:szCs w:val="24"/>
                <w:lang w:val="kk-KZ"/>
              </w:rPr>
              <w:t>,</w:t>
            </w:r>
            <w:r w:rsidR="00DE1E69" w:rsidRPr="00DE1E69">
              <w:rPr>
                <w:rFonts w:ascii="Times New Roman" w:hAnsi="Times New Roman" w:cs="Times New Roman"/>
                <w:sz w:val="24"/>
                <w:szCs w:val="24"/>
                <w:lang w:val="kk-KZ"/>
              </w:rPr>
              <w:t xml:space="preserve"> </w:t>
            </w:r>
            <w:r w:rsidR="00A63142">
              <w:rPr>
                <w:rFonts w:ascii="Times New Roman" w:hAnsi="Times New Roman" w:cs="Times New Roman"/>
                <w:sz w:val="24"/>
                <w:szCs w:val="24"/>
                <w:lang w:val="kk-KZ"/>
              </w:rPr>
              <w:t>______</w:t>
            </w:r>
            <w:r w:rsidR="00A63142" w:rsidRPr="005E6667">
              <w:rPr>
                <w:rFonts w:ascii="Times New Roman" w:hAnsi="Times New Roman" w:cs="Times New Roman"/>
                <w:sz w:val="24"/>
                <w:szCs w:val="24"/>
                <w:lang w:val="kk-KZ"/>
              </w:rPr>
              <w:t xml:space="preserve"> жылғы </w:t>
            </w:r>
            <w:r w:rsidR="00A63142">
              <w:rPr>
                <w:rFonts w:ascii="Times New Roman" w:hAnsi="Times New Roman" w:cs="Times New Roman"/>
                <w:sz w:val="24"/>
                <w:szCs w:val="24"/>
                <w:lang w:val="kk-KZ"/>
              </w:rPr>
              <w:t>________</w:t>
            </w:r>
            <w:r w:rsidR="00A63142" w:rsidRPr="005E6667">
              <w:rPr>
                <w:rFonts w:ascii="Times New Roman" w:hAnsi="Times New Roman" w:cs="Times New Roman"/>
                <w:sz w:val="24"/>
                <w:szCs w:val="24"/>
                <w:lang w:val="kk-KZ"/>
              </w:rPr>
              <w:t xml:space="preserve"> негізінде әрекет ететін </w:t>
            </w:r>
            <w:r w:rsidR="00C518BD" w:rsidRPr="00C518BD">
              <w:rPr>
                <w:rFonts w:ascii="Times New Roman" w:hAnsi="Times New Roman" w:cs="Times New Roman"/>
                <w:noProof/>
                <w:sz w:val="24"/>
                <w:szCs w:val="24"/>
                <w:lang w:val="kk-KZ"/>
              </w:rPr>
              <w:t>төраға</w:t>
            </w:r>
            <w:r w:rsidR="00A63142" w:rsidRPr="005E6667">
              <w:rPr>
                <w:rFonts w:ascii="Times New Roman" w:hAnsi="Times New Roman" w:cs="Times New Roman"/>
                <w:noProof/>
                <w:sz w:val="24"/>
                <w:szCs w:val="24"/>
                <w:lang w:val="kk-KZ"/>
              </w:rPr>
              <w:t>,</w:t>
            </w:r>
            <w:r w:rsidR="00C518BD">
              <w:rPr>
                <w:rFonts w:ascii="Times New Roman" w:hAnsi="Times New Roman" w:cs="Times New Roman"/>
                <w:noProof/>
                <w:sz w:val="24"/>
                <w:szCs w:val="24"/>
                <w:lang w:val="kk-KZ"/>
              </w:rPr>
              <w:t xml:space="preserve"> </w:t>
            </w:r>
            <w:r w:rsidR="00FC79F0" w:rsidRPr="005E6667">
              <w:rPr>
                <w:rFonts w:ascii="Times New Roman" w:hAnsi="Times New Roman" w:cs="Times New Roman"/>
                <w:sz w:val="24"/>
                <w:szCs w:val="24"/>
                <w:lang w:val="kk-KZ"/>
              </w:rPr>
              <w:t xml:space="preserve">бұдан әрі </w:t>
            </w:r>
            <w:r w:rsidR="00FC79F0" w:rsidRPr="005E6667">
              <w:rPr>
                <w:rFonts w:ascii="Times New Roman" w:hAnsi="Times New Roman" w:cs="Times New Roman"/>
                <w:b/>
                <w:sz w:val="24"/>
                <w:szCs w:val="24"/>
                <w:lang w:val="kk-KZ"/>
              </w:rPr>
              <w:t xml:space="preserve">«Қарыз алушы» </w:t>
            </w:r>
            <w:r w:rsidR="00C518BD" w:rsidRPr="00C518BD">
              <w:rPr>
                <w:rFonts w:ascii="Times New Roman" w:hAnsi="Times New Roman" w:cs="Times New Roman"/>
                <w:noProof/>
                <w:sz w:val="24"/>
                <w:szCs w:val="24"/>
                <w:lang w:val="kk-KZ"/>
              </w:rPr>
              <w:t>орналасқан мекенжайы</w:t>
            </w:r>
            <w:r w:rsidR="00FC79F0" w:rsidRPr="005E6667">
              <w:rPr>
                <w:rFonts w:ascii="Times New Roman" w:hAnsi="Times New Roman" w:cs="Times New Roman"/>
                <w:noProof/>
                <w:sz w:val="24"/>
                <w:szCs w:val="24"/>
                <w:lang w:val="kk-KZ"/>
              </w:rPr>
              <w:t xml:space="preserve">: Қазақстан Республикасы, Ақтөбе облысы, </w:t>
            </w:r>
            <w:r w:rsidR="00DE1E69">
              <w:rPr>
                <w:rFonts w:ascii="Times New Roman" w:hAnsi="Times New Roman" w:cs="Times New Roman"/>
                <w:noProof/>
                <w:sz w:val="24"/>
                <w:szCs w:val="24"/>
                <w:lang w:val="kk-KZ"/>
              </w:rPr>
              <w:t>_________________</w:t>
            </w:r>
            <w:r w:rsidR="001F592C" w:rsidRPr="005E6667">
              <w:rPr>
                <w:rFonts w:ascii="Times New Roman" w:eastAsia="Times New Roman" w:hAnsi="Times New Roman" w:cs="Times New Roman"/>
                <w:sz w:val="24"/>
                <w:szCs w:val="24"/>
                <w:lang w:val="kk-KZ"/>
              </w:rPr>
              <w:t xml:space="preserve">, </w:t>
            </w:r>
            <w:r w:rsidR="00C05D6A" w:rsidRPr="005E6667">
              <w:rPr>
                <w:rFonts w:ascii="Times New Roman" w:eastAsia="Times New Roman" w:hAnsi="Times New Roman" w:cs="Times New Roman"/>
                <w:sz w:val="24"/>
                <w:szCs w:val="24"/>
                <w:lang w:val="kk-KZ"/>
              </w:rPr>
              <w:t>үшінші</w:t>
            </w:r>
            <w:r w:rsidR="006D7F96" w:rsidRPr="005E6667">
              <w:rPr>
                <w:rFonts w:ascii="Times New Roman" w:eastAsia="Times New Roman" w:hAnsi="Times New Roman" w:cs="Times New Roman"/>
                <w:sz w:val="24"/>
                <w:szCs w:val="24"/>
                <w:lang w:val="kk-KZ"/>
              </w:rPr>
              <w:t xml:space="preserve"> тараптан, </w:t>
            </w:r>
            <w:r w:rsidR="00256A1A" w:rsidRPr="005E6667">
              <w:rPr>
                <w:rFonts w:ascii="Times New Roman" w:eastAsia="Times New Roman" w:hAnsi="Times New Roman" w:cs="Times New Roman"/>
                <w:sz w:val="24"/>
                <w:szCs w:val="24"/>
                <w:lang w:val="kk-KZ"/>
              </w:rPr>
              <w:t>бұдан әрі бірлесіп «Тараптар», жеке «Тарап» деп аталатын</w:t>
            </w:r>
            <w:r w:rsidR="00AB79B5" w:rsidRPr="005E6667">
              <w:rPr>
                <w:rFonts w:ascii="Times New Roman" w:eastAsia="Times New Roman" w:hAnsi="Times New Roman" w:cs="Times New Roman"/>
                <w:sz w:val="24"/>
                <w:szCs w:val="24"/>
                <w:lang w:val="kk-KZ"/>
              </w:rPr>
              <w:t>,</w:t>
            </w:r>
            <w:r w:rsidR="00256A1A" w:rsidRPr="005E6667">
              <w:rPr>
                <w:rFonts w:ascii="Times New Roman" w:eastAsia="Times New Roman" w:hAnsi="Times New Roman" w:cs="Times New Roman"/>
                <w:sz w:val="24"/>
                <w:szCs w:val="24"/>
                <w:lang w:val="kk-KZ"/>
              </w:rPr>
              <w:t xml:space="preserve"> немесе жоғарыда көрсетілгендей, </w:t>
            </w:r>
            <w:r w:rsidR="00396E53" w:rsidRPr="005E6667">
              <w:rPr>
                <w:rFonts w:ascii="Times New Roman" w:eastAsia="Times New Roman" w:hAnsi="Times New Roman" w:cs="Times New Roman"/>
                <w:sz w:val="24"/>
                <w:szCs w:val="24"/>
                <w:lang w:val="kk-KZ"/>
              </w:rPr>
              <w:t>несие</w:t>
            </w:r>
            <w:r w:rsidR="006D7F96" w:rsidRPr="005E6667">
              <w:rPr>
                <w:rFonts w:ascii="Times New Roman" w:eastAsia="Times New Roman" w:hAnsi="Times New Roman" w:cs="Times New Roman"/>
                <w:sz w:val="24"/>
                <w:szCs w:val="24"/>
                <w:lang w:val="kk-KZ"/>
              </w:rPr>
              <w:t xml:space="preserve"> ұсыну туралы </w:t>
            </w:r>
            <w:r w:rsidR="007D4E48" w:rsidRPr="005E6667">
              <w:rPr>
                <w:rFonts w:ascii="Times New Roman" w:eastAsia="Times New Roman" w:hAnsi="Times New Roman" w:cs="Times New Roman"/>
                <w:sz w:val="24"/>
                <w:szCs w:val="24"/>
                <w:lang w:val="kk-KZ"/>
              </w:rPr>
              <w:t xml:space="preserve">осы </w:t>
            </w:r>
            <w:r w:rsidR="00256A1A" w:rsidRPr="005E6667">
              <w:rPr>
                <w:rFonts w:ascii="Times New Roman" w:eastAsia="Times New Roman" w:hAnsi="Times New Roman" w:cs="Times New Roman"/>
                <w:sz w:val="24"/>
                <w:szCs w:val="24"/>
                <w:lang w:val="kk-KZ"/>
              </w:rPr>
              <w:t xml:space="preserve">Шартты </w:t>
            </w:r>
            <w:r w:rsidR="006D7F96" w:rsidRPr="005E6667">
              <w:rPr>
                <w:rFonts w:ascii="Times New Roman" w:eastAsia="Times New Roman" w:hAnsi="Times New Roman" w:cs="Times New Roman"/>
                <w:sz w:val="24"/>
                <w:szCs w:val="24"/>
                <w:lang w:val="kk-KZ"/>
              </w:rPr>
              <w:t xml:space="preserve">(бұдан әрі - Шарт) </w:t>
            </w:r>
            <w:r w:rsidR="00256A1A" w:rsidRPr="005E6667">
              <w:rPr>
                <w:rFonts w:ascii="Times New Roman" w:eastAsia="Times New Roman" w:hAnsi="Times New Roman" w:cs="Times New Roman"/>
                <w:sz w:val="24"/>
                <w:szCs w:val="24"/>
                <w:lang w:val="kk-KZ"/>
              </w:rPr>
              <w:t>жасасты</w:t>
            </w:r>
            <w:r w:rsidR="006D7F96" w:rsidRPr="005E6667">
              <w:rPr>
                <w:rFonts w:ascii="Times New Roman" w:eastAsia="Times New Roman" w:hAnsi="Times New Roman" w:cs="Times New Roman"/>
                <w:sz w:val="24"/>
                <w:szCs w:val="24"/>
                <w:lang w:val="kk-KZ"/>
              </w:rPr>
              <w:t xml:space="preserve"> және төмендегі туралы келісімге келді</w:t>
            </w:r>
            <w:r w:rsidR="007D4E48" w:rsidRPr="005E6667">
              <w:rPr>
                <w:rFonts w:ascii="Times New Roman" w:eastAsia="Times New Roman" w:hAnsi="Times New Roman" w:cs="Times New Roman"/>
                <w:sz w:val="24"/>
                <w:szCs w:val="24"/>
                <w:lang w:val="kk-KZ"/>
              </w:rPr>
              <w:t>:</w:t>
            </w:r>
          </w:p>
          <w:p w14:paraId="583994EC" w14:textId="77777777" w:rsidR="00FC79F0" w:rsidRDefault="00FC79F0" w:rsidP="00E27439">
            <w:pPr>
              <w:tabs>
                <w:tab w:val="left" w:pos="426"/>
              </w:tabs>
              <w:jc w:val="both"/>
              <w:rPr>
                <w:rFonts w:ascii="Times New Roman" w:eastAsia="Times New Roman" w:hAnsi="Times New Roman" w:cs="Times New Roman"/>
                <w:sz w:val="24"/>
                <w:szCs w:val="24"/>
                <w:lang w:val="kk-KZ"/>
              </w:rPr>
            </w:pPr>
          </w:p>
          <w:p w14:paraId="6EA5E956" w14:textId="77777777" w:rsidR="00835396" w:rsidRPr="005E6667" w:rsidRDefault="00835396" w:rsidP="00E27439">
            <w:pPr>
              <w:tabs>
                <w:tab w:val="left" w:pos="426"/>
              </w:tabs>
              <w:jc w:val="both"/>
              <w:rPr>
                <w:rFonts w:ascii="Times New Roman" w:eastAsia="Times New Roman" w:hAnsi="Times New Roman" w:cs="Times New Roman"/>
                <w:sz w:val="24"/>
                <w:szCs w:val="24"/>
                <w:lang w:val="kk-KZ"/>
              </w:rPr>
            </w:pPr>
          </w:p>
          <w:p w14:paraId="15692068" w14:textId="77777777" w:rsidR="00011387" w:rsidRPr="005E6667" w:rsidRDefault="005748C6" w:rsidP="00E27439">
            <w:pPr>
              <w:autoSpaceDE w:val="0"/>
              <w:autoSpaceDN w:val="0"/>
              <w:adjustRightInd w:val="0"/>
              <w:jc w:val="center"/>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осы Шартта қолданылатын</w:t>
            </w:r>
          </w:p>
          <w:p w14:paraId="322B52ED" w14:textId="62F9245E" w:rsidR="0026761C" w:rsidRPr="005E6667" w:rsidRDefault="00C05D6A" w:rsidP="006E1DC8">
            <w:pPr>
              <w:tabs>
                <w:tab w:val="left" w:pos="426"/>
              </w:tabs>
              <w:jc w:val="center"/>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НЕГ</w:t>
            </w:r>
            <w:r w:rsidR="005748C6" w:rsidRPr="005E6667">
              <w:rPr>
                <w:rFonts w:ascii="Times New Roman" w:eastAsia="Times New Roman" w:hAnsi="Times New Roman" w:cs="Times New Roman"/>
                <w:sz w:val="24"/>
                <w:szCs w:val="24"/>
                <w:lang w:val="kk-KZ"/>
              </w:rPr>
              <w:t>ІЗГІ ТЕРМИНДЕР МЕН АНЫҚТАМАЛАР:</w:t>
            </w:r>
          </w:p>
          <w:tbl>
            <w:tblPr>
              <w:tblW w:w="5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4"/>
              <w:gridCol w:w="2957"/>
            </w:tblGrid>
            <w:tr w:rsidR="005E6667" w:rsidRPr="009B465A" w14:paraId="04A917C9" w14:textId="77777777" w:rsidTr="00CF3865">
              <w:tc>
                <w:tcPr>
                  <w:tcW w:w="2164" w:type="dxa"/>
                </w:tcPr>
                <w:p w14:paraId="7451AFA7" w14:textId="13AB4190" w:rsidR="00CF3865" w:rsidRPr="005E6667" w:rsidRDefault="00CF3865" w:rsidP="00E27439">
                  <w:pPr>
                    <w:tabs>
                      <w:tab w:val="left" w:pos="426"/>
                    </w:tabs>
                    <w:spacing w:after="0" w:line="240" w:lineRule="auto"/>
                    <w:rPr>
                      <w:rFonts w:ascii="Times New Roman" w:eastAsia="Times New Roman" w:hAnsi="Times New Roman" w:cs="Times New Roman"/>
                      <w:b/>
                      <w:sz w:val="24"/>
                      <w:szCs w:val="24"/>
                      <w:lang w:val="kk-KZ"/>
                    </w:rPr>
                  </w:pPr>
                  <w:r w:rsidRPr="005E6667">
                    <w:rPr>
                      <w:rFonts w:ascii="Times New Roman" w:eastAsia="Times New Roman" w:hAnsi="Times New Roman" w:cs="Times New Roman"/>
                      <w:b/>
                      <w:sz w:val="24"/>
                      <w:szCs w:val="24"/>
                      <w:lang w:val="kk-KZ"/>
                    </w:rPr>
                    <w:t>Кепіл беруші:</w:t>
                  </w:r>
                </w:p>
                <w:p w14:paraId="7CCC9479" w14:textId="10FAD2BD" w:rsidR="00CF3865" w:rsidRPr="005E6667" w:rsidRDefault="00CF3865" w:rsidP="00E27439">
                  <w:pPr>
                    <w:tabs>
                      <w:tab w:val="left" w:pos="426"/>
                    </w:tabs>
                    <w:spacing w:after="0" w:line="240" w:lineRule="auto"/>
                    <w:rPr>
                      <w:rFonts w:ascii="Times New Roman" w:eastAsia="Times New Roman" w:hAnsi="Times New Roman" w:cs="Times New Roman"/>
                      <w:sz w:val="24"/>
                      <w:szCs w:val="24"/>
                      <w:lang w:val="kk-KZ"/>
                    </w:rPr>
                  </w:pPr>
                </w:p>
              </w:tc>
              <w:tc>
                <w:tcPr>
                  <w:tcW w:w="2957" w:type="dxa"/>
                </w:tcPr>
                <w:p w14:paraId="3A50EBC9" w14:textId="77777777" w:rsidR="00466B72" w:rsidRDefault="00FC79F0" w:rsidP="00A95D10">
                  <w:pPr>
                    <w:spacing w:after="0" w:line="240" w:lineRule="auto"/>
                    <w:ind w:right="68"/>
                    <w:contextualSpacing/>
                    <w:jc w:val="both"/>
                    <w:rPr>
                      <w:rFonts w:ascii="Times New Roman" w:hAnsi="Times New Roman" w:cs="Times New Roman"/>
                      <w:b/>
                      <w:bCs/>
                      <w:sz w:val="24"/>
                      <w:szCs w:val="24"/>
                    </w:rPr>
                  </w:pPr>
                  <w:r w:rsidRPr="005E6667">
                    <w:rPr>
                      <w:rFonts w:ascii="Times New Roman" w:hAnsi="Times New Roman" w:cs="Times New Roman"/>
                      <w:noProof/>
                      <w:sz w:val="24"/>
                      <w:szCs w:val="24"/>
                      <w:lang w:val="kk-KZ"/>
                    </w:rPr>
                    <w:t>Қазақстан Республикасының азаматы</w:t>
                  </w:r>
                  <w:r w:rsidR="009B465A" w:rsidRPr="009B465A">
                    <w:rPr>
                      <w:rFonts w:ascii="Times New Roman" w:hAnsi="Times New Roman" w:cs="Times New Roman"/>
                      <w:sz w:val="24"/>
                      <w:szCs w:val="24"/>
                      <w:lang w:val="kk-KZ"/>
                    </w:rPr>
                    <w:t>/</w:t>
                  </w:r>
                  <w:r w:rsidR="009B465A">
                    <w:rPr>
                      <w:rFonts w:ascii="Times New Roman" w:hAnsi="Times New Roman" w:cs="Times New Roman"/>
                      <w:sz w:val="24"/>
                      <w:szCs w:val="24"/>
                      <w:lang w:val="kk-KZ"/>
                    </w:rPr>
                    <w:t>азаматшасы</w:t>
                  </w:r>
                  <w:r w:rsidRPr="005E6667">
                    <w:rPr>
                      <w:rFonts w:ascii="Times New Roman" w:hAnsi="Times New Roman" w:cs="Times New Roman"/>
                      <w:noProof/>
                      <w:sz w:val="24"/>
                      <w:szCs w:val="24"/>
                      <w:lang w:val="kk-KZ"/>
                    </w:rPr>
                    <w:t xml:space="preserve"> </w:t>
                  </w:r>
                  <w:r w:rsidR="009B465A">
                    <w:rPr>
                      <w:rFonts w:ascii="Times New Roman" w:hAnsi="Times New Roman" w:cs="Times New Roman"/>
                      <w:b/>
                      <w:bCs/>
                      <w:sz w:val="24"/>
                      <w:szCs w:val="24"/>
                    </w:rPr>
                    <w:t>_______</w:t>
                  </w:r>
                </w:p>
                <w:p w14:paraId="4F68DB12" w14:textId="0A3419CD" w:rsidR="009B465A" w:rsidRPr="005E6667" w:rsidRDefault="009B465A" w:rsidP="00A95D10">
                  <w:pPr>
                    <w:spacing w:after="0" w:line="240" w:lineRule="auto"/>
                    <w:ind w:right="68"/>
                    <w:contextualSpacing/>
                    <w:jc w:val="both"/>
                    <w:rPr>
                      <w:rFonts w:ascii="Times New Roman" w:hAnsi="Times New Roman" w:cs="Times New Roman"/>
                      <w:noProof/>
                      <w:sz w:val="24"/>
                      <w:szCs w:val="24"/>
                      <w:lang w:val="kk-KZ"/>
                    </w:rPr>
                  </w:pPr>
                </w:p>
              </w:tc>
            </w:tr>
            <w:tr w:rsidR="005E6667" w:rsidRPr="009B465A" w14:paraId="1BD78540" w14:textId="77777777" w:rsidTr="00CF3865">
              <w:tc>
                <w:tcPr>
                  <w:tcW w:w="2164" w:type="dxa"/>
                </w:tcPr>
                <w:p w14:paraId="704157B7" w14:textId="77777777" w:rsidR="000D2BE2" w:rsidRPr="000D2BE2" w:rsidRDefault="000D2BE2" w:rsidP="000D2BE2">
                  <w:pPr>
                    <w:tabs>
                      <w:tab w:val="left" w:pos="426"/>
                    </w:tabs>
                    <w:spacing w:after="0" w:line="240" w:lineRule="auto"/>
                    <w:rPr>
                      <w:rFonts w:ascii="Times New Roman" w:eastAsia="Times New Roman" w:hAnsi="Times New Roman" w:cs="Times New Roman"/>
                      <w:b/>
                      <w:sz w:val="24"/>
                      <w:szCs w:val="24"/>
                      <w:lang w:val="kk-KZ"/>
                    </w:rPr>
                  </w:pPr>
                  <w:r w:rsidRPr="000D2BE2">
                    <w:rPr>
                      <w:rFonts w:ascii="Times New Roman" w:eastAsia="Times New Roman" w:hAnsi="Times New Roman" w:cs="Times New Roman"/>
                      <w:b/>
                      <w:sz w:val="24"/>
                      <w:szCs w:val="24"/>
                      <w:lang w:val="kk-KZ"/>
                    </w:rPr>
                    <w:t>Кепілгер:</w:t>
                  </w:r>
                </w:p>
                <w:p w14:paraId="76A16347" w14:textId="77777777" w:rsidR="00A26687" w:rsidRPr="005E6667" w:rsidRDefault="00A26687" w:rsidP="00E27439">
                  <w:pPr>
                    <w:tabs>
                      <w:tab w:val="left" w:pos="426"/>
                    </w:tabs>
                    <w:spacing w:after="0" w:line="240" w:lineRule="auto"/>
                    <w:rPr>
                      <w:rFonts w:ascii="Times New Roman" w:eastAsia="Times New Roman" w:hAnsi="Times New Roman" w:cs="Times New Roman"/>
                      <w:b/>
                      <w:sz w:val="24"/>
                      <w:szCs w:val="24"/>
                      <w:lang w:val="kk-KZ"/>
                    </w:rPr>
                  </w:pPr>
                </w:p>
              </w:tc>
              <w:tc>
                <w:tcPr>
                  <w:tcW w:w="2957" w:type="dxa"/>
                </w:tcPr>
                <w:p w14:paraId="0FEB3B29" w14:textId="77777777" w:rsidR="009B465A" w:rsidRDefault="009B465A" w:rsidP="009B465A">
                  <w:pPr>
                    <w:spacing w:after="0" w:line="240" w:lineRule="auto"/>
                    <w:ind w:right="68"/>
                    <w:contextualSpacing/>
                    <w:jc w:val="both"/>
                    <w:rPr>
                      <w:rFonts w:ascii="Times New Roman" w:hAnsi="Times New Roman" w:cs="Times New Roman"/>
                      <w:b/>
                      <w:bCs/>
                      <w:sz w:val="24"/>
                      <w:szCs w:val="24"/>
                    </w:rPr>
                  </w:pPr>
                  <w:r w:rsidRPr="005E6667">
                    <w:rPr>
                      <w:rFonts w:ascii="Times New Roman" w:hAnsi="Times New Roman" w:cs="Times New Roman"/>
                      <w:noProof/>
                      <w:sz w:val="24"/>
                      <w:szCs w:val="24"/>
                      <w:lang w:val="kk-KZ"/>
                    </w:rPr>
                    <w:t>Қазақстан Республикасының азаматы</w:t>
                  </w:r>
                  <w:r w:rsidRPr="009B465A">
                    <w:rPr>
                      <w:rFonts w:ascii="Times New Roman" w:hAnsi="Times New Roman" w:cs="Times New Roman"/>
                      <w:sz w:val="24"/>
                      <w:szCs w:val="24"/>
                      <w:lang w:val="kk-KZ"/>
                    </w:rPr>
                    <w:t>/</w:t>
                  </w:r>
                  <w:r>
                    <w:rPr>
                      <w:rFonts w:ascii="Times New Roman" w:hAnsi="Times New Roman" w:cs="Times New Roman"/>
                      <w:sz w:val="24"/>
                      <w:szCs w:val="24"/>
                      <w:lang w:val="kk-KZ"/>
                    </w:rPr>
                    <w:t>азаматшасы</w:t>
                  </w:r>
                  <w:r w:rsidRPr="005E6667">
                    <w:rPr>
                      <w:rFonts w:ascii="Times New Roman" w:hAnsi="Times New Roman" w:cs="Times New Roman"/>
                      <w:noProof/>
                      <w:sz w:val="24"/>
                      <w:szCs w:val="24"/>
                      <w:lang w:val="kk-KZ"/>
                    </w:rPr>
                    <w:t xml:space="preserve"> </w:t>
                  </w:r>
                  <w:r>
                    <w:rPr>
                      <w:rFonts w:ascii="Times New Roman" w:hAnsi="Times New Roman" w:cs="Times New Roman"/>
                      <w:b/>
                      <w:bCs/>
                      <w:sz w:val="24"/>
                      <w:szCs w:val="24"/>
                    </w:rPr>
                    <w:t>_______</w:t>
                  </w:r>
                </w:p>
                <w:p w14:paraId="286A94B4" w14:textId="328E66C8" w:rsidR="00A26687" w:rsidRPr="005E6667" w:rsidRDefault="00A26687" w:rsidP="003B5720">
                  <w:pPr>
                    <w:spacing w:after="0" w:line="240" w:lineRule="auto"/>
                    <w:ind w:right="68"/>
                    <w:jc w:val="both"/>
                    <w:rPr>
                      <w:rFonts w:ascii="Times New Roman" w:hAnsi="Times New Roman" w:cs="Times New Roman"/>
                      <w:sz w:val="24"/>
                      <w:szCs w:val="24"/>
                      <w:lang w:val="kk-KZ"/>
                    </w:rPr>
                  </w:pPr>
                </w:p>
              </w:tc>
            </w:tr>
            <w:tr w:rsidR="005E6667" w:rsidRPr="00677652" w14:paraId="59B934E7" w14:textId="77777777" w:rsidTr="00CF3865">
              <w:tc>
                <w:tcPr>
                  <w:tcW w:w="2164" w:type="dxa"/>
                </w:tcPr>
                <w:p w14:paraId="3784A05F" w14:textId="1244AAFE" w:rsidR="008F2C45" w:rsidRPr="005E6667" w:rsidRDefault="00D70968" w:rsidP="00E27439">
                  <w:pPr>
                    <w:tabs>
                      <w:tab w:val="left" w:pos="426"/>
                    </w:tabs>
                    <w:spacing w:after="0" w:line="240" w:lineRule="auto"/>
                    <w:rPr>
                      <w:rFonts w:ascii="Times New Roman" w:eastAsia="Times New Roman" w:hAnsi="Times New Roman" w:cs="Times New Roman"/>
                      <w:b/>
                      <w:sz w:val="24"/>
                      <w:szCs w:val="24"/>
                      <w:lang w:val="kk-KZ"/>
                    </w:rPr>
                  </w:pPr>
                  <w:r w:rsidRPr="005E6667">
                    <w:rPr>
                      <w:rFonts w:ascii="Times New Roman" w:eastAsia="Times New Roman" w:hAnsi="Times New Roman" w:cs="Times New Roman"/>
                      <w:b/>
                      <w:sz w:val="24"/>
                      <w:szCs w:val="24"/>
                      <w:lang w:val="kk-KZ"/>
                    </w:rPr>
                    <w:t>Кепіл шарты</w:t>
                  </w:r>
                </w:p>
              </w:tc>
              <w:tc>
                <w:tcPr>
                  <w:tcW w:w="2957" w:type="dxa"/>
                </w:tcPr>
                <w:p w14:paraId="76093167" w14:textId="26DF813F" w:rsidR="00914CE3" w:rsidRPr="005E6667" w:rsidRDefault="00AF2E38" w:rsidP="003B5720">
                  <w:pPr>
                    <w:spacing w:after="0" w:line="240" w:lineRule="auto"/>
                    <w:ind w:right="68"/>
                    <w:jc w:val="both"/>
                    <w:rPr>
                      <w:rFonts w:ascii="Times New Roman" w:hAnsi="Times New Roman" w:cs="Times New Roman"/>
                      <w:noProof/>
                      <w:sz w:val="24"/>
                      <w:szCs w:val="24"/>
                      <w:lang w:val="kk-KZ"/>
                    </w:rPr>
                  </w:pPr>
                  <w:r w:rsidRPr="005E6667">
                    <w:rPr>
                      <w:rFonts w:ascii="Times New Roman" w:hAnsi="Times New Roman" w:cs="Times New Roman"/>
                      <w:sz w:val="24"/>
                      <w:szCs w:val="24"/>
                      <w:lang w:val="kk-KZ"/>
                    </w:rPr>
                    <w:t xml:space="preserve">Кепіл ұстаушы, Сенім </w:t>
                  </w:r>
                  <w:r w:rsidRPr="005E6667">
                    <w:rPr>
                      <w:rFonts w:ascii="Times New Roman" w:hAnsi="Times New Roman" w:cs="Times New Roman"/>
                      <w:noProof/>
                      <w:sz w:val="24"/>
                      <w:szCs w:val="24"/>
                      <w:lang w:val="kk-KZ"/>
                    </w:rPr>
                    <w:t>білдірілген өкіл (агент),</w:t>
                  </w:r>
                  <w:r w:rsidRPr="005E6667">
                    <w:rPr>
                      <w:rFonts w:ascii="Times New Roman" w:hAnsi="Times New Roman" w:cs="Times New Roman"/>
                      <w:b/>
                      <w:noProof/>
                      <w:sz w:val="24"/>
                      <w:szCs w:val="24"/>
                      <w:lang w:val="kk-KZ"/>
                    </w:rPr>
                    <w:t xml:space="preserve"> </w:t>
                  </w:r>
                  <w:r w:rsidRPr="005E6667">
                    <w:rPr>
                      <w:rFonts w:ascii="Times New Roman" w:hAnsi="Times New Roman" w:cs="Times New Roman"/>
                      <w:sz w:val="24"/>
                      <w:szCs w:val="24"/>
                      <w:lang w:val="kk-KZ"/>
                    </w:rPr>
                    <w:t xml:space="preserve">Кепіл беруші арасында жасалған </w:t>
                  </w:r>
                  <w:r w:rsidR="00A17372" w:rsidRPr="00A17372">
                    <w:rPr>
                      <w:rFonts w:ascii="Times New Roman" w:hAnsi="Times New Roman" w:cs="Times New Roman"/>
                      <w:b/>
                      <w:bCs/>
                      <w:sz w:val="24"/>
                      <w:szCs w:val="24"/>
                      <w:lang w:val="kk-KZ"/>
                    </w:rPr>
                    <w:t xml:space="preserve">_______ </w:t>
                  </w:r>
                  <w:r w:rsidRPr="005E6667">
                    <w:rPr>
                      <w:rFonts w:ascii="Times New Roman" w:hAnsi="Times New Roman" w:cs="Times New Roman"/>
                      <w:sz w:val="24"/>
                      <w:szCs w:val="24"/>
                      <w:shd w:val="clear" w:color="auto" w:fill="FFFFFF" w:themeFill="background1"/>
                      <w:lang w:val="kk-KZ"/>
                    </w:rPr>
                    <w:t xml:space="preserve">жылғы </w:t>
                  </w:r>
                  <w:r w:rsidRPr="005E6667">
                    <w:rPr>
                      <w:rFonts w:ascii="Times New Roman" w:hAnsi="Times New Roman" w:cs="Times New Roman"/>
                      <w:sz w:val="24"/>
                      <w:szCs w:val="24"/>
                      <w:lang w:val="kk-KZ"/>
                    </w:rPr>
                    <w:t>№</w:t>
                  </w:r>
                  <w:r w:rsidR="00A17372" w:rsidRPr="00A17372">
                    <w:rPr>
                      <w:rFonts w:ascii="Times New Roman" w:hAnsi="Times New Roman" w:cs="Times New Roman"/>
                      <w:b/>
                      <w:bCs/>
                      <w:sz w:val="24"/>
                      <w:szCs w:val="24"/>
                      <w:lang w:val="kk-KZ"/>
                    </w:rPr>
                    <w:t xml:space="preserve">_______ </w:t>
                  </w:r>
                  <w:r w:rsidR="00E259FF" w:rsidRPr="005E6667">
                    <w:rPr>
                      <w:rFonts w:ascii="Times New Roman" w:hAnsi="Times New Roman" w:cs="Times New Roman"/>
                      <w:sz w:val="24"/>
                      <w:szCs w:val="24"/>
                      <w:lang w:val="kk-KZ"/>
                    </w:rPr>
                    <w:t>Кепіл</w:t>
                  </w:r>
                  <w:r w:rsidRPr="005E6667">
                    <w:rPr>
                      <w:rFonts w:ascii="Times New Roman" w:hAnsi="Times New Roman" w:cs="Times New Roman"/>
                      <w:sz w:val="24"/>
                      <w:szCs w:val="24"/>
                      <w:lang w:val="kk-KZ"/>
                    </w:rPr>
                    <w:t xml:space="preserve"> шарты</w:t>
                  </w:r>
                </w:p>
              </w:tc>
            </w:tr>
            <w:tr w:rsidR="000D2BE2" w:rsidRPr="00677652" w14:paraId="5C3D9114" w14:textId="77777777" w:rsidTr="00CF3865">
              <w:tc>
                <w:tcPr>
                  <w:tcW w:w="2164" w:type="dxa"/>
                </w:tcPr>
                <w:p w14:paraId="1A181B5D" w14:textId="77777777" w:rsidR="000D2BE2" w:rsidRPr="005E6667" w:rsidRDefault="000D2BE2" w:rsidP="000D2BE2">
                  <w:pPr>
                    <w:tabs>
                      <w:tab w:val="left" w:pos="426"/>
                    </w:tabs>
                    <w:spacing w:after="0" w:line="240" w:lineRule="auto"/>
                    <w:rPr>
                      <w:rFonts w:ascii="Times New Roman" w:eastAsia="Times New Roman" w:hAnsi="Times New Roman" w:cs="Times New Roman"/>
                      <w:b/>
                      <w:sz w:val="24"/>
                      <w:szCs w:val="24"/>
                      <w:lang w:val="kk-KZ"/>
                    </w:rPr>
                  </w:pPr>
                  <w:r w:rsidRPr="005E6667">
                    <w:rPr>
                      <w:rFonts w:ascii="Times New Roman" w:eastAsia="Times New Roman" w:hAnsi="Times New Roman" w:cs="Times New Roman"/>
                      <w:b/>
                      <w:sz w:val="24"/>
                      <w:szCs w:val="24"/>
                      <w:lang w:val="kk-KZ"/>
                    </w:rPr>
                    <w:t>Кепілдік шарты</w:t>
                  </w:r>
                </w:p>
                <w:p w14:paraId="219F1717" w14:textId="77777777" w:rsidR="000D2BE2" w:rsidRPr="005E6667" w:rsidRDefault="000D2BE2" w:rsidP="000D2BE2">
                  <w:pPr>
                    <w:tabs>
                      <w:tab w:val="left" w:pos="426"/>
                    </w:tabs>
                    <w:spacing w:after="0" w:line="240" w:lineRule="auto"/>
                    <w:rPr>
                      <w:rFonts w:ascii="Times New Roman" w:eastAsia="Times New Roman" w:hAnsi="Times New Roman" w:cs="Times New Roman"/>
                      <w:b/>
                      <w:sz w:val="24"/>
                      <w:szCs w:val="24"/>
                      <w:lang w:val="kk-KZ"/>
                    </w:rPr>
                  </w:pPr>
                </w:p>
              </w:tc>
              <w:tc>
                <w:tcPr>
                  <w:tcW w:w="2957" w:type="dxa"/>
                </w:tcPr>
                <w:p w14:paraId="6F459A4E" w14:textId="0D7D348A" w:rsidR="000D2BE2" w:rsidRPr="005E6667" w:rsidRDefault="000D2BE2" w:rsidP="000D2BE2">
                  <w:pPr>
                    <w:spacing w:after="0" w:line="240" w:lineRule="auto"/>
                    <w:ind w:right="68"/>
                    <w:jc w:val="both"/>
                    <w:rPr>
                      <w:rFonts w:ascii="Times New Roman" w:hAnsi="Times New Roman" w:cs="Times New Roman"/>
                      <w:sz w:val="24"/>
                      <w:szCs w:val="24"/>
                      <w:lang w:val="kk-KZ"/>
                    </w:rPr>
                  </w:pPr>
                  <w:r w:rsidRPr="005E6667">
                    <w:rPr>
                      <w:rFonts w:ascii="Times New Roman" w:eastAsia="Times New Roman" w:hAnsi="Times New Roman" w:cs="Times New Roman"/>
                      <w:sz w:val="24"/>
                      <w:szCs w:val="24"/>
                      <w:lang w:val="kk-KZ" w:eastAsia="en-US"/>
                    </w:rPr>
                    <w:t xml:space="preserve">Несие беруші, Сенім білдірген өкіл (агент), Қарыз алушы  және  </w:t>
                  </w:r>
                  <w:r w:rsidRPr="005E6667">
                    <w:rPr>
                      <w:rFonts w:ascii="Times New Roman" w:eastAsia="Times New Roman" w:hAnsi="Times New Roman" w:cs="Times New Roman"/>
                      <w:sz w:val="24"/>
                      <w:szCs w:val="24"/>
                      <w:lang w:val="kk-KZ" w:eastAsia="en-US"/>
                    </w:rPr>
                    <w:lastRenderedPageBreak/>
                    <w:t xml:space="preserve">Кепілгер арасында жасалған </w:t>
                  </w:r>
                  <w:r w:rsidR="00A17372" w:rsidRPr="00A17372">
                    <w:rPr>
                      <w:rFonts w:ascii="Times New Roman" w:hAnsi="Times New Roman" w:cs="Times New Roman"/>
                      <w:b/>
                      <w:bCs/>
                      <w:sz w:val="24"/>
                      <w:szCs w:val="24"/>
                      <w:lang w:val="kk-KZ"/>
                    </w:rPr>
                    <w:t>_______</w:t>
                  </w:r>
                  <w:r w:rsidRPr="005E6667">
                    <w:rPr>
                      <w:rFonts w:ascii="Times New Roman" w:hAnsi="Times New Roman" w:cs="Times New Roman"/>
                      <w:sz w:val="24"/>
                      <w:szCs w:val="24"/>
                      <w:shd w:val="clear" w:color="auto" w:fill="FFFFFF" w:themeFill="background1"/>
                      <w:lang w:val="kk-KZ"/>
                    </w:rPr>
                    <w:t xml:space="preserve">жылғы </w:t>
                  </w:r>
                  <w:r w:rsidRPr="005E6667">
                    <w:rPr>
                      <w:rFonts w:ascii="Times New Roman" w:hAnsi="Times New Roman" w:cs="Times New Roman"/>
                      <w:sz w:val="24"/>
                      <w:szCs w:val="24"/>
                      <w:lang w:val="kk-KZ"/>
                    </w:rPr>
                    <w:t>№</w:t>
                  </w:r>
                  <w:r w:rsidR="00A17372" w:rsidRPr="00A17372">
                    <w:rPr>
                      <w:rFonts w:ascii="Times New Roman" w:hAnsi="Times New Roman" w:cs="Times New Roman"/>
                      <w:b/>
                      <w:bCs/>
                      <w:sz w:val="24"/>
                      <w:szCs w:val="24"/>
                      <w:lang w:val="kk-KZ"/>
                    </w:rPr>
                    <w:t>_______</w:t>
                  </w:r>
                  <w:r w:rsidRPr="005E6667">
                    <w:rPr>
                      <w:rFonts w:ascii="Times New Roman" w:eastAsia="Times New Roman" w:hAnsi="Times New Roman" w:cs="Times New Roman"/>
                      <w:sz w:val="24"/>
                      <w:szCs w:val="24"/>
                      <w:lang w:val="kk-KZ" w:eastAsia="en-US"/>
                    </w:rPr>
                    <w:t>Кепілдік шарты</w:t>
                  </w:r>
                </w:p>
              </w:tc>
            </w:tr>
          </w:tbl>
          <w:p w14:paraId="07C6FE4D" w14:textId="70B6A0D9" w:rsidR="00C05D6A" w:rsidRPr="005E6667" w:rsidRDefault="00C05D6A" w:rsidP="00E27439">
            <w:pPr>
              <w:keepNext/>
              <w:keepLines/>
              <w:tabs>
                <w:tab w:val="left" w:pos="426"/>
              </w:tabs>
              <w:ind w:left="1080"/>
              <w:rPr>
                <w:rFonts w:ascii="Times New Roman" w:eastAsia="Times New Roman" w:hAnsi="Times New Roman" w:cs="Times New Roman"/>
                <w:sz w:val="24"/>
                <w:szCs w:val="24"/>
                <w:lang w:val="kk-KZ"/>
              </w:rPr>
            </w:pPr>
          </w:p>
          <w:p w14:paraId="78167D73" w14:textId="77777777" w:rsidR="00C05D6A" w:rsidRPr="005E6667" w:rsidRDefault="00C05D6A" w:rsidP="00E27439">
            <w:pPr>
              <w:keepNext/>
              <w:keepLines/>
              <w:numPr>
                <w:ilvl w:val="0"/>
                <w:numId w:val="20"/>
              </w:numPr>
              <w:tabs>
                <w:tab w:val="left" w:pos="426"/>
              </w:tabs>
              <w:rPr>
                <w:rFonts w:ascii="Times New Roman" w:eastAsia="Times New Roman" w:hAnsi="Times New Roman" w:cs="Times New Roman"/>
                <w:b/>
                <w:sz w:val="24"/>
                <w:szCs w:val="24"/>
                <w:lang w:val="kk-KZ"/>
              </w:rPr>
            </w:pPr>
            <w:r w:rsidRPr="005E6667">
              <w:rPr>
                <w:rFonts w:ascii="Times New Roman" w:eastAsia="Times New Roman" w:hAnsi="Times New Roman" w:cs="Times New Roman"/>
                <w:b/>
                <w:sz w:val="24"/>
                <w:szCs w:val="24"/>
                <w:lang w:val="kk-KZ"/>
              </w:rPr>
              <w:t>ШАРТТЫҢ МӘНІ</w:t>
            </w:r>
          </w:p>
          <w:p w14:paraId="11D7AECC" w14:textId="1D40C7D7" w:rsidR="00C05D6A" w:rsidRPr="005E6667" w:rsidRDefault="00C05D6A" w:rsidP="00E27439">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1.1. Осы Шартқа сәйкес</w:t>
            </w:r>
            <w:r w:rsidR="00DC30C9" w:rsidRPr="005E6667">
              <w:rPr>
                <w:rFonts w:ascii="Times New Roman" w:eastAsia="Times New Roman" w:hAnsi="Times New Roman" w:cs="Times New Roman"/>
                <w:sz w:val="24"/>
                <w:szCs w:val="24"/>
                <w:lang w:val="kk-KZ"/>
              </w:rPr>
              <w:t>,</w:t>
            </w:r>
            <w:r w:rsidRPr="005E6667">
              <w:rPr>
                <w:rFonts w:ascii="Times New Roman" w:eastAsia="Times New Roman" w:hAnsi="Times New Roman" w:cs="Times New Roman"/>
                <w:sz w:val="24"/>
                <w:szCs w:val="24"/>
                <w:lang w:val="kk-KZ"/>
              </w:rPr>
              <w:t xml:space="preserve"> Қарыз беруші</w:t>
            </w:r>
            <w:r w:rsidR="00F642A1" w:rsidRPr="005E6667">
              <w:rPr>
                <w:rFonts w:ascii="Times New Roman" w:eastAsia="Times New Roman" w:hAnsi="Times New Roman" w:cs="Times New Roman"/>
                <w:sz w:val="24"/>
                <w:szCs w:val="24"/>
                <w:lang w:val="kk-KZ"/>
              </w:rPr>
              <w:t xml:space="preserve"> </w:t>
            </w:r>
            <w:r w:rsidR="00020FD9" w:rsidRPr="005E6667">
              <w:rPr>
                <w:rFonts w:ascii="Times New Roman" w:eastAsia="Times New Roman" w:hAnsi="Times New Roman" w:cs="Times New Roman"/>
                <w:sz w:val="24"/>
                <w:szCs w:val="24"/>
                <w:lang w:val="kk-KZ"/>
              </w:rPr>
              <w:t>С</w:t>
            </w:r>
            <w:r w:rsidR="0034732E" w:rsidRPr="005E6667">
              <w:rPr>
                <w:rFonts w:ascii="Times New Roman" w:eastAsia="Times New Roman" w:hAnsi="Times New Roman" w:cs="Times New Roman"/>
                <w:sz w:val="24"/>
                <w:szCs w:val="24"/>
                <w:lang w:val="kk-KZ"/>
              </w:rPr>
              <w:t>енім білдірілген өкіл арқылы</w:t>
            </w:r>
            <w:r w:rsidR="00F642A1" w:rsidRPr="005E6667">
              <w:rPr>
                <w:rFonts w:ascii="Times New Roman" w:eastAsia="Times New Roman" w:hAnsi="Times New Roman" w:cs="Times New Roman"/>
                <w:sz w:val="24"/>
                <w:szCs w:val="24"/>
                <w:lang w:val="kk-KZ"/>
              </w:rPr>
              <w:t xml:space="preserve"> </w:t>
            </w:r>
            <w:r w:rsidR="001A29DE" w:rsidRPr="005E6667">
              <w:rPr>
                <w:rFonts w:ascii="Times New Roman" w:eastAsia="Times New Roman" w:hAnsi="Times New Roman" w:cs="Times New Roman"/>
                <w:sz w:val="24"/>
                <w:szCs w:val="24"/>
                <w:lang w:val="kk-KZ"/>
              </w:rPr>
              <w:t>Қ</w:t>
            </w:r>
            <w:r w:rsidRPr="005E6667">
              <w:rPr>
                <w:rFonts w:ascii="Times New Roman" w:eastAsia="Times New Roman" w:hAnsi="Times New Roman" w:cs="Times New Roman"/>
                <w:sz w:val="24"/>
                <w:szCs w:val="24"/>
                <w:lang w:val="kk-KZ"/>
              </w:rPr>
              <w:t xml:space="preserve">арыз алушыға </w:t>
            </w:r>
            <w:r w:rsidR="00E8478B">
              <w:rPr>
                <w:rFonts w:ascii="Times New Roman" w:eastAsia="Times New Roman" w:hAnsi="Times New Roman" w:cs="Times New Roman"/>
                <w:sz w:val="24"/>
                <w:szCs w:val="24"/>
                <w:lang w:val="kk-KZ"/>
              </w:rPr>
              <w:t>несие берген</w:t>
            </w:r>
            <w:r w:rsidR="00DC30C9" w:rsidRPr="005E6667">
              <w:rPr>
                <w:rFonts w:ascii="Times New Roman" w:eastAsia="Times New Roman" w:hAnsi="Times New Roman" w:cs="Times New Roman"/>
                <w:sz w:val="24"/>
                <w:szCs w:val="24"/>
                <w:lang w:val="kk-KZ"/>
              </w:rPr>
              <w:t xml:space="preserve"> күнінен бастап </w:t>
            </w:r>
            <w:r w:rsidR="009C57E1">
              <w:rPr>
                <w:rFonts w:ascii="Times New Roman" w:eastAsia="Times New Roman" w:hAnsi="Times New Roman" w:cs="Times New Roman"/>
                <w:sz w:val="24"/>
                <w:szCs w:val="24"/>
                <w:lang w:val="kk-KZ"/>
              </w:rPr>
              <w:t>__</w:t>
            </w:r>
            <w:r w:rsidR="00190AC1" w:rsidRPr="005E6667">
              <w:rPr>
                <w:rFonts w:ascii="Times New Roman" w:eastAsia="Times New Roman" w:hAnsi="Times New Roman" w:cs="Times New Roman"/>
                <w:b/>
                <w:sz w:val="24"/>
                <w:szCs w:val="24"/>
                <w:lang w:val="kk-KZ"/>
              </w:rPr>
              <w:t xml:space="preserve"> (</w:t>
            </w:r>
            <w:r w:rsidR="009C57E1" w:rsidRPr="009C57E1">
              <w:rPr>
                <w:rFonts w:ascii="Times New Roman" w:eastAsia="Times New Roman" w:hAnsi="Times New Roman" w:cs="Times New Roman"/>
                <w:b/>
                <w:i/>
                <w:iCs/>
                <w:sz w:val="24"/>
                <w:szCs w:val="24"/>
                <w:lang w:val="kk-KZ"/>
              </w:rPr>
              <w:t>жазбаша</w:t>
            </w:r>
            <w:r w:rsidR="00190AC1" w:rsidRPr="005E6667">
              <w:rPr>
                <w:rFonts w:ascii="Times New Roman" w:eastAsia="Times New Roman" w:hAnsi="Times New Roman" w:cs="Times New Roman"/>
                <w:b/>
                <w:sz w:val="24"/>
                <w:szCs w:val="24"/>
                <w:lang w:val="kk-KZ"/>
              </w:rPr>
              <w:t xml:space="preserve">) ай </w:t>
            </w:r>
            <w:r w:rsidRPr="005E6667">
              <w:rPr>
                <w:rFonts w:ascii="Times New Roman" w:eastAsia="Times New Roman" w:hAnsi="Times New Roman" w:cs="Times New Roman"/>
                <w:sz w:val="24"/>
                <w:szCs w:val="24"/>
                <w:lang w:val="kk-KZ"/>
              </w:rPr>
              <w:t xml:space="preserve">мерзімге </w:t>
            </w:r>
            <w:r w:rsidR="009C57E1" w:rsidRPr="009C57E1">
              <w:rPr>
                <w:rFonts w:ascii="Times New Roman" w:hAnsi="Times New Roman" w:cs="Times New Roman"/>
                <w:b/>
                <w:bCs/>
                <w:sz w:val="24"/>
                <w:szCs w:val="24"/>
                <w:lang w:val="kk-KZ"/>
              </w:rPr>
              <w:t>_______</w:t>
            </w:r>
            <w:r w:rsidR="009C57E1" w:rsidRPr="009C57E1">
              <w:rPr>
                <w:rFonts w:ascii="Times New Roman" w:hAnsi="Times New Roman" w:cs="Times New Roman"/>
                <w:sz w:val="24"/>
                <w:szCs w:val="24"/>
                <w:lang w:val="kk-KZ"/>
              </w:rPr>
              <w:t xml:space="preserve"> </w:t>
            </w:r>
            <w:r w:rsidR="00190AC1" w:rsidRPr="005E6667">
              <w:rPr>
                <w:rFonts w:ascii="Times New Roman" w:hAnsi="Times New Roman" w:cs="Times New Roman"/>
                <w:b/>
                <w:bCs/>
                <w:sz w:val="24"/>
                <w:szCs w:val="24"/>
                <w:lang w:val="kk-KZ"/>
              </w:rPr>
              <w:t>(</w:t>
            </w:r>
            <w:r w:rsidR="009C57E1" w:rsidRPr="009C57E1">
              <w:rPr>
                <w:rFonts w:ascii="Times New Roman" w:hAnsi="Times New Roman" w:cs="Times New Roman"/>
                <w:b/>
                <w:bCs/>
                <w:i/>
                <w:iCs/>
                <w:sz w:val="24"/>
                <w:szCs w:val="24"/>
                <w:lang w:val="kk-KZ"/>
              </w:rPr>
              <w:t>жазбаша</w:t>
            </w:r>
            <w:r w:rsidR="00190AC1" w:rsidRPr="005E6667">
              <w:rPr>
                <w:rFonts w:ascii="Times New Roman" w:hAnsi="Times New Roman" w:cs="Times New Roman"/>
                <w:b/>
                <w:bCs/>
                <w:sz w:val="24"/>
                <w:szCs w:val="24"/>
                <w:lang w:val="kk-KZ"/>
              </w:rPr>
              <w:t xml:space="preserve">) теңге </w:t>
            </w:r>
            <w:r w:rsidRPr="005E6667">
              <w:rPr>
                <w:rFonts w:ascii="Times New Roman" w:eastAsia="Times New Roman" w:hAnsi="Times New Roman" w:cs="Times New Roman"/>
                <w:sz w:val="24"/>
                <w:szCs w:val="24"/>
                <w:lang w:val="kk-KZ"/>
              </w:rPr>
              <w:t>сомасында</w:t>
            </w:r>
            <w:r w:rsidR="00B92DC5" w:rsidRPr="005E6667">
              <w:rPr>
                <w:rFonts w:ascii="Times New Roman" w:eastAsia="Times New Roman" w:hAnsi="Times New Roman" w:cs="Times New Roman"/>
                <w:sz w:val="24"/>
                <w:szCs w:val="24"/>
                <w:lang w:val="kk-KZ"/>
              </w:rPr>
              <w:t xml:space="preserve"> </w:t>
            </w:r>
            <w:r w:rsidR="00F70168" w:rsidRPr="005E6667">
              <w:rPr>
                <w:rFonts w:ascii="Times New Roman" w:hAnsi="Times New Roman" w:cs="Times New Roman"/>
                <w:i/>
                <w:iCs/>
                <w:noProof/>
                <w:sz w:val="24"/>
                <w:szCs w:val="24"/>
                <w:lang w:val="kk-KZ"/>
              </w:rPr>
              <w:t>(қарыздың нысаналы мақсаты Қарыз алушы тарапынан осы Шарттың № 2 Қосымшасында көрсетілген тиісті растаушы құжаттарды ұсыну арқылы құжат жүзінде растауға тиіс)</w:t>
            </w:r>
            <w:r w:rsidR="00F70168" w:rsidRPr="005E6667">
              <w:rPr>
                <w:rFonts w:ascii="Times New Roman" w:eastAsia="Times New Roman" w:hAnsi="Times New Roman" w:cs="Times New Roman"/>
                <w:sz w:val="24"/>
                <w:szCs w:val="24"/>
                <w:lang w:val="kk-KZ"/>
              </w:rPr>
              <w:t xml:space="preserve"> </w:t>
            </w:r>
            <w:r w:rsidR="009C57E1">
              <w:rPr>
                <w:rFonts w:ascii="Times New Roman" w:eastAsia="Times New Roman" w:hAnsi="Times New Roman" w:cs="Times New Roman"/>
                <w:sz w:val="24"/>
                <w:szCs w:val="24"/>
                <w:lang w:val="kk-KZ"/>
              </w:rPr>
              <w:t>_____</w:t>
            </w:r>
            <w:r w:rsidR="0038106D" w:rsidRPr="005E6667">
              <w:rPr>
                <w:rFonts w:ascii="Times New Roman" w:eastAsia="Times New Roman" w:hAnsi="Times New Roman" w:cs="Times New Roman"/>
                <w:sz w:val="24"/>
                <w:szCs w:val="24"/>
                <w:lang w:val="kk-KZ"/>
              </w:rPr>
              <w:t xml:space="preserve"> үшін </w:t>
            </w:r>
            <w:r w:rsidR="00A1216E" w:rsidRPr="005E6667">
              <w:rPr>
                <w:rFonts w:ascii="Times New Roman" w:eastAsia="Times New Roman" w:hAnsi="Times New Roman" w:cs="Times New Roman"/>
                <w:sz w:val="24"/>
                <w:szCs w:val="24"/>
                <w:lang w:val="kk-KZ"/>
              </w:rPr>
              <w:t>несие</w:t>
            </w:r>
            <w:r w:rsidRPr="005E6667">
              <w:rPr>
                <w:rFonts w:ascii="Times New Roman" w:eastAsia="Times New Roman" w:hAnsi="Times New Roman" w:cs="Times New Roman"/>
                <w:sz w:val="24"/>
                <w:szCs w:val="24"/>
                <w:lang w:val="kk-KZ"/>
              </w:rPr>
              <w:t xml:space="preserve"> берді.</w:t>
            </w:r>
          </w:p>
          <w:p w14:paraId="38077075" w14:textId="77777777" w:rsidR="00C518BD" w:rsidRDefault="00C518BD" w:rsidP="00E27439">
            <w:pPr>
              <w:jc w:val="both"/>
              <w:rPr>
                <w:rFonts w:ascii="Times New Roman" w:eastAsia="Times New Roman" w:hAnsi="Times New Roman" w:cs="Times New Roman"/>
                <w:sz w:val="24"/>
                <w:szCs w:val="24"/>
                <w:lang w:val="kk-KZ"/>
              </w:rPr>
            </w:pPr>
          </w:p>
          <w:p w14:paraId="002E6E90" w14:textId="77777777" w:rsidR="00C518BD" w:rsidRPr="005E6667" w:rsidRDefault="00C518BD" w:rsidP="00E27439">
            <w:pPr>
              <w:jc w:val="both"/>
              <w:rPr>
                <w:rFonts w:ascii="Times New Roman" w:eastAsia="Times New Roman" w:hAnsi="Times New Roman" w:cs="Times New Roman"/>
                <w:sz w:val="24"/>
                <w:szCs w:val="24"/>
                <w:lang w:val="kk-KZ"/>
              </w:rPr>
            </w:pPr>
          </w:p>
          <w:p w14:paraId="1A599211" w14:textId="43C71CD9" w:rsidR="0016263D" w:rsidRDefault="00C05D6A" w:rsidP="00E27439">
            <w:pPr>
              <w:ind w:left="3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1.2. </w:t>
            </w:r>
            <w:r w:rsidR="0016263D" w:rsidRPr="005E6667">
              <w:rPr>
                <w:rFonts w:ascii="Times New Roman" w:eastAsia="Times New Roman" w:hAnsi="Times New Roman" w:cs="Times New Roman"/>
                <w:sz w:val="24"/>
                <w:szCs w:val="24"/>
                <w:lang w:val="kk-KZ"/>
              </w:rPr>
              <w:t>Сыйақыны есептеу 2,5% (екі бүтін оннан бес</w:t>
            </w:r>
            <w:r w:rsidR="007D59DF">
              <w:rPr>
                <w:rFonts w:ascii="Times New Roman" w:eastAsia="Times New Roman" w:hAnsi="Times New Roman" w:cs="Times New Roman"/>
                <w:sz w:val="24"/>
                <w:szCs w:val="24"/>
                <w:lang w:val="kk-KZ"/>
              </w:rPr>
              <w:t xml:space="preserve"> пайыз</w:t>
            </w:r>
            <w:r w:rsidR="0016263D" w:rsidRPr="005E6667">
              <w:rPr>
                <w:rFonts w:ascii="Times New Roman" w:eastAsia="Times New Roman" w:hAnsi="Times New Roman" w:cs="Times New Roman"/>
                <w:sz w:val="24"/>
                <w:szCs w:val="24"/>
                <w:lang w:val="kk-KZ"/>
              </w:rPr>
              <w:t xml:space="preserve">) жылдық пайыз (тіркелген мөлшерлеме) мөлшерінде есептеледі, Шартты жасасу күніне жылдық тиімді сыйақы мөлшерлемесі </w:t>
            </w:r>
            <w:r w:rsidR="009C57E1">
              <w:rPr>
                <w:rFonts w:ascii="Times New Roman" w:eastAsia="Times New Roman" w:hAnsi="Times New Roman" w:cs="Times New Roman"/>
                <w:sz w:val="24"/>
                <w:szCs w:val="24"/>
                <w:lang w:val="kk-KZ"/>
              </w:rPr>
              <w:t>__</w:t>
            </w:r>
            <w:r w:rsidR="007041F4" w:rsidRPr="005E6667">
              <w:rPr>
                <w:rFonts w:ascii="Times New Roman" w:hAnsi="Times New Roman" w:cs="Times New Roman"/>
                <w:sz w:val="24"/>
                <w:szCs w:val="24"/>
                <w:lang w:val="kk-KZ"/>
              </w:rPr>
              <w:t xml:space="preserve"> (</w:t>
            </w:r>
            <w:r w:rsidR="009C57E1">
              <w:rPr>
                <w:rFonts w:ascii="Times New Roman" w:hAnsi="Times New Roman" w:cs="Times New Roman"/>
                <w:sz w:val="24"/>
                <w:szCs w:val="24"/>
                <w:lang w:val="kk-KZ"/>
              </w:rPr>
              <w:t>жазбаша</w:t>
            </w:r>
            <w:r w:rsidR="007041F4" w:rsidRPr="005E6667">
              <w:rPr>
                <w:rFonts w:ascii="Times New Roman" w:hAnsi="Times New Roman" w:cs="Times New Roman"/>
                <w:sz w:val="24"/>
                <w:szCs w:val="24"/>
                <w:lang w:val="kk-KZ"/>
              </w:rPr>
              <w:t xml:space="preserve">) </w:t>
            </w:r>
            <w:r w:rsidR="0016263D" w:rsidRPr="005E6667">
              <w:rPr>
                <w:rFonts w:ascii="Times New Roman" w:eastAsia="Times New Roman" w:hAnsi="Times New Roman" w:cs="Times New Roman"/>
                <w:sz w:val="24"/>
                <w:szCs w:val="24"/>
                <w:lang w:val="kk-KZ"/>
              </w:rPr>
              <w:t>жылдық пайызды құрайды.</w:t>
            </w:r>
          </w:p>
          <w:p w14:paraId="0AC7C094" w14:textId="77777777" w:rsidR="00C518BD" w:rsidRPr="005E6667" w:rsidRDefault="00C518BD" w:rsidP="00E27439">
            <w:pPr>
              <w:ind w:left="33"/>
              <w:jc w:val="both"/>
              <w:rPr>
                <w:rFonts w:ascii="Times New Roman" w:eastAsia="Times New Roman" w:hAnsi="Times New Roman" w:cs="Times New Roman"/>
                <w:sz w:val="24"/>
                <w:szCs w:val="24"/>
                <w:lang w:val="kk-KZ"/>
              </w:rPr>
            </w:pPr>
          </w:p>
          <w:p w14:paraId="568940EE" w14:textId="77777777" w:rsidR="00B7296C" w:rsidRPr="00B7296C" w:rsidRDefault="00C05D6A" w:rsidP="00B7296C">
            <w:pPr>
              <w:pStyle w:val="HTML"/>
              <w:jc w:val="both"/>
              <w:rPr>
                <w:rFonts w:ascii="Times New Roman" w:hAnsi="Times New Roman" w:cs="Times New Roman"/>
                <w:sz w:val="24"/>
                <w:szCs w:val="24"/>
                <w:lang w:val="kk-KZ"/>
              </w:rPr>
            </w:pPr>
            <w:r w:rsidRPr="005E6667">
              <w:rPr>
                <w:rFonts w:ascii="Times New Roman" w:hAnsi="Times New Roman" w:cs="Times New Roman"/>
                <w:sz w:val="24"/>
                <w:szCs w:val="24"/>
                <w:lang w:val="kk-KZ"/>
              </w:rPr>
              <w:t xml:space="preserve">1.3.  </w:t>
            </w:r>
            <w:r w:rsidR="00B7296C" w:rsidRPr="00B7296C">
              <w:rPr>
                <w:rFonts w:ascii="Times New Roman" w:hAnsi="Times New Roman" w:cs="Times New Roman"/>
                <w:sz w:val="24"/>
                <w:szCs w:val="24"/>
                <w:lang w:val="kk-KZ"/>
              </w:rPr>
              <w:t>Негізгі қарызды өтеу бойынша жеңілдік кезеңі (бар болған жағдайда): ___________________________ несие берілген күннен бастап.</w:t>
            </w:r>
          </w:p>
          <w:p w14:paraId="7945545D" w14:textId="00861EAD" w:rsidR="003568D0" w:rsidRPr="005E6667" w:rsidRDefault="00B7296C" w:rsidP="00B7296C">
            <w:pPr>
              <w:pStyle w:val="HTML"/>
              <w:jc w:val="both"/>
              <w:rPr>
                <w:rFonts w:ascii="Times New Roman" w:hAnsi="Times New Roman" w:cs="Times New Roman"/>
                <w:sz w:val="24"/>
                <w:szCs w:val="24"/>
                <w:lang w:val="kk-KZ"/>
              </w:rPr>
            </w:pPr>
            <w:r w:rsidRPr="00B7296C">
              <w:rPr>
                <w:rFonts w:ascii="Times New Roman" w:hAnsi="Times New Roman" w:cs="Times New Roman"/>
                <w:sz w:val="24"/>
                <w:szCs w:val="24"/>
                <w:lang w:val="kk-KZ"/>
              </w:rPr>
              <w:t>Сыйақыны өтеу бойынша жеңілдік кезеңі (бар болған жағдайда): ___________________________ несие берілген күннен бастап.</w:t>
            </w:r>
          </w:p>
          <w:p w14:paraId="73C26AD8" w14:textId="77777777" w:rsidR="00C05D6A" w:rsidRPr="005E6667" w:rsidRDefault="003568D0" w:rsidP="00E27439">
            <w:pPr>
              <w:ind w:left="3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1.4.  </w:t>
            </w:r>
            <w:r w:rsidR="00396E53" w:rsidRPr="005E6667">
              <w:rPr>
                <w:rFonts w:ascii="Times New Roman" w:eastAsia="Times New Roman" w:hAnsi="Times New Roman" w:cs="Times New Roman"/>
                <w:sz w:val="24"/>
                <w:szCs w:val="24"/>
                <w:lang w:val="kk-KZ"/>
              </w:rPr>
              <w:t>Несие</w:t>
            </w:r>
            <w:r w:rsidR="00EE0F45" w:rsidRPr="005E6667">
              <w:rPr>
                <w:rFonts w:ascii="Times New Roman" w:eastAsia="Times New Roman" w:hAnsi="Times New Roman" w:cs="Times New Roman"/>
                <w:sz w:val="24"/>
                <w:szCs w:val="24"/>
                <w:lang w:val="kk-KZ"/>
              </w:rPr>
              <w:t>беру</w:t>
            </w:r>
            <w:r w:rsidR="00C05D6A" w:rsidRPr="005E6667">
              <w:rPr>
                <w:rFonts w:ascii="Times New Roman" w:eastAsia="Times New Roman" w:hAnsi="Times New Roman" w:cs="Times New Roman"/>
                <w:sz w:val="24"/>
                <w:szCs w:val="24"/>
                <w:lang w:val="kk-KZ"/>
              </w:rPr>
              <w:t xml:space="preserve"> қамтамасыз етілуі, жеделдігі, ақылығы, қайтарымдылығы және мақсатты</w:t>
            </w:r>
            <w:r w:rsidR="00E12181" w:rsidRPr="005E6667">
              <w:rPr>
                <w:rFonts w:ascii="Times New Roman" w:eastAsia="Times New Roman" w:hAnsi="Times New Roman" w:cs="Times New Roman"/>
                <w:sz w:val="24"/>
                <w:szCs w:val="24"/>
                <w:lang w:val="kk-KZ"/>
              </w:rPr>
              <w:t xml:space="preserve"> бағыттылығы</w:t>
            </w:r>
            <w:r w:rsidR="008E20DC" w:rsidRPr="005E6667">
              <w:rPr>
                <w:rFonts w:ascii="Times New Roman" w:eastAsia="Times New Roman" w:hAnsi="Times New Roman" w:cs="Times New Roman"/>
                <w:sz w:val="24"/>
                <w:szCs w:val="24"/>
                <w:lang w:val="kk-KZ"/>
              </w:rPr>
              <w:t>шарттарында</w:t>
            </w:r>
            <w:r w:rsidR="00C05D6A" w:rsidRPr="005E6667">
              <w:rPr>
                <w:rFonts w:ascii="Times New Roman" w:eastAsia="Times New Roman" w:hAnsi="Times New Roman" w:cs="Times New Roman"/>
                <w:sz w:val="24"/>
                <w:szCs w:val="24"/>
                <w:lang w:val="kk-KZ"/>
              </w:rPr>
              <w:t xml:space="preserve"> жүргізіледі.</w:t>
            </w:r>
          </w:p>
          <w:p w14:paraId="0489D270" w14:textId="77777777" w:rsidR="00BF4D4D" w:rsidRPr="005E6667" w:rsidRDefault="00BF4D4D" w:rsidP="00E27439">
            <w:pPr>
              <w:ind w:left="3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1.5. Қарыз алушы несиелік қаражатты қолма-қолсыз тәсілмен пайдаланады.</w:t>
            </w:r>
          </w:p>
          <w:p w14:paraId="365AD0CE" w14:textId="09A83F81" w:rsidR="00533AE9" w:rsidRPr="005E6667" w:rsidRDefault="00533AE9" w:rsidP="00E27439">
            <w:pPr>
              <w:ind w:left="33"/>
              <w:jc w:val="both"/>
              <w:rPr>
                <w:rFonts w:ascii="Times New Roman" w:eastAsia="Times New Roman" w:hAnsi="Times New Roman" w:cs="Times New Roman"/>
                <w:sz w:val="24"/>
                <w:szCs w:val="24"/>
                <w:lang w:val="kk-KZ"/>
              </w:rPr>
            </w:pPr>
          </w:p>
          <w:p w14:paraId="55093890" w14:textId="77777777" w:rsidR="00C05D6A" w:rsidRPr="005E6667" w:rsidRDefault="00C05D6A" w:rsidP="00E27439">
            <w:pPr>
              <w:keepNext/>
              <w:keepLines/>
              <w:tabs>
                <w:tab w:val="left" w:pos="426"/>
              </w:tabs>
              <w:jc w:val="center"/>
              <w:rPr>
                <w:rFonts w:ascii="Times New Roman" w:eastAsia="Times New Roman" w:hAnsi="Times New Roman" w:cs="Times New Roman"/>
                <w:b/>
                <w:sz w:val="24"/>
                <w:szCs w:val="24"/>
                <w:lang w:val="kk-KZ"/>
              </w:rPr>
            </w:pPr>
            <w:r w:rsidRPr="005E6667">
              <w:rPr>
                <w:rFonts w:ascii="Times New Roman" w:eastAsia="Times New Roman" w:hAnsi="Times New Roman" w:cs="Times New Roman"/>
                <w:b/>
                <w:sz w:val="24"/>
                <w:szCs w:val="24"/>
                <w:lang w:val="kk-KZ"/>
              </w:rPr>
              <w:t xml:space="preserve">2. </w:t>
            </w:r>
            <w:r w:rsidR="00373D8B" w:rsidRPr="005E6667">
              <w:rPr>
                <w:rFonts w:ascii="Times New Roman" w:eastAsia="Times New Roman" w:hAnsi="Times New Roman" w:cs="Times New Roman"/>
                <w:b/>
                <w:sz w:val="24"/>
                <w:szCs w:val="24"/>
                <w:lang w:val="kk-KZ"/>
              </w:rPr>
              <w:t>НЕСИЕ</w:t>
            </w:r>
            <w:r w:rsidRPr="005E6667">
              <w:rPr>
                <w:rFonts w:ascii="Times New Roman" w:eastAsia="Times New Roman" w:hAnsi="Times New Roman" w:cs="Times New Roman"/>
                <w:b/>
                <w:sz w:val="24"/>
                <w:szCs w:val="24"/>
                <w:lang w:val="kk-KZ"/>
              </w:rPr>
              <w:t xml:space="preserve"> БЕРУ ШАРТТАРЫ</w:t>
            </w:r>
          </w:p>
          <w:p w14:paraId="5DCBE253" w14:textId="57AD422D" w:rsidR="00C05D6A" w:rsidRPr="005E6667" w:rsidRDefault="00C05D6A" w:rsidP="00E27439">
            <w:pPr>
              <w:contextualSpacing/>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2.1.  Өтеу тәсілі: қолма қол емес </w:t>
            </w:r>
            <w:r w:rsidR="00BA59DF" w:rsidRPr="005E6667">
              <w:rPr>
                <w:rFonts w:ascii="Times New Roman" w:eastAsia="Times New Roman" w:hAnsi="Times New Roman" w:cs="Times New Roman"/>
                <w:sz w:val="24"/>
                <w:szCs w:val="24"/>
                <w:lang w:val="kk-KZ"/>
              </w:rPr>
              <w:t>түрінд</w:t>
            </w:r>
            <w:r w:rsidRPr="005E6667">
              <w:rPr>
                <w:rFonts w:ascii="Times New Roman" w:eastAsia="Times New Roman" w:hAnsi="Times New Roman" w:cs="Times New Roman"/>
                <w:sz w:val="24"/>
                <w:szCs w:val="24"/>
                <w:lang w:val="kk-KZ"/>
              </w:rPr>
              <w:t>е.</w:t>
            </w:r>
          </w:p>
          <w:p w14:paraId="71F71DFD" w14:textId="77777777" w:rsidR="00911753" w:rsidRDefault="00C05D6A" w:rsidP="00E27439">
            <w:pPr>
              <w:tabs>
                <w:tab w:val="left" w:pos="33"/>
              </w:tabs>
              <w:ind w:left="3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2.2. </w:t>
            </w:r>
            <w:r w:rsidR="00911753" w:rsidRPr="00911753">
              <w:rPr>
                <w:rFonts w:ascii="Times New Roman" w:eastAsia="Times New Roman" w:hAnsi="Times New Roman" w:cs="Times New Roman"/>
                <w:sz w:val="24"/>
                <w:szCs w:val="24"/>
                <w:lang w:val="kk-KZ"/>
              </w:rPr>
              <w:t xml:space="preserve">Қарызды өтеу әдісі: </w:t>
            </w:r>
          </w:p>
          <w:p w14:paraId="69C0F5A7" w14:textId="3E44D6F4" w:rsidR="00E26723" w:rsidRPr="00911753" w:rsidRDefault="00911753" w:rsidP="00E27439">
            <w:pPr>
              <w:tabs>
                <w:tab w:val="left" w:pos="33"/>
              </w:tabs>
              <w:ind w:left="33"/>
              <w:jc w:val="both"/>
              <w:rPr>
                <w:rFonts w:ascii="Times New Roman" w:eastAsia="Times New Roman" w:hAnsi="Times New Roman" w:cs="Times New Roman"/>
                <w:b/>
                <w:bCs/>
                <w:sz w:val="24"/>
                <w:szCs w:val="24"/>
                <w:lang w:val="kk-KZ"/>
              </w:rPr>
            </w:pPr>
            <w:r w:rsidRPr="00911753">
              <w:rPr>
                <w:rFonts w:ascii="Times New Roman" w:eastAsia="Times New Roman" w:hAnsi="Times New Roman" w:cs="Times New Roman"/>
                <w:b/>
                <w:bCs/>
                <w:sz w:val="24"/>
                <w:szCs w:val="24"/>
                <w:lang w:val="kk-KZ"/>
              </w:rPr>
              <w:t>дифференциалды (негізгі қарызды тең үлестермен өтеу) / аннуитеттік өтеу әдісі – негізгі қарыз бен сыйақыны қамтитын тең ай сайынғы төлемдер.</w:t>
            </w:r>
          </w:p>
          <w:p w14:paraId="5C315EAD" w14:textId="1D62937D" w:rsidR="00C05D6A" w:rsidRPr="005E6667" w:rsidRDefault="00C05D6A" w:rsidP="00E27439">
            <w:pPr>
              <w:tabs>
                <w:tab w:val="left" w:pos="33"/>
              </w:tabs>
              <w:ind w:left="3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2.3. Қарыз алушы</w:t>
            </w:r>
            <w:r w:rsidR="003D4DAD" w:rsidRPr="005E6667">
              <w:rPr>
                <w:rFonts w:ascii="Times New Roman" w:eastAsia="Times New Roman" w:hAnsi="Times New Roman" w:cs="Times New Roman"/>
                <w:sz w:val="24"/>
                <w:szCs w:val="24"/>
                <w:lang w:val="kk-KZ"/>
              </w:rPr>
              <w:t>ның</w:t>
            </w:r>
            <w:r w:rsidRPr="005E6667">
              <w:rPr>
                <w:rFonts w:ascii="Times New Roman" w:eastAsia="Times New Roman" w:hAnsi="Times New Roman" w:cs="Times New Roman"/>
                <w:sz w:val="24"/>
                <w:szCs w:val="24"/>
                <w:lang w:val="kk-KZ"/>
              </w:rPr>
              <w:t xml:space="preserve"> алынған </w:t>
            </w:r>
            <w:r w:rsidR="003D4DAD" w:rsidRPr="005E6667">
              <w:rPr>
                <w:rFonts w:ascii="Times New Roman" w:eastAsia="Times New Roman" w:hAnsi="Times New Roman" w:cs="Times New Roman"/>
                <w:sz w:val="24"/>
                <w:szCs w:val="24"/>
                <w:lang w:val="kk-KZ"/>
              </w:rPr>
              <w:t>несие</w:t>
            </w:r>
            <w:r w:rsidRPr="005E6667">
              <w:rPr>
                <w:rFonts w:ascii="Times New Roman" w:eastAsia="Times New Roman" w:hAnsi="Times New Roman" w:cs="Times New Roman"/>
                <w:sz w:val="24"/>
                <w:szCs w:val="24"/>
                <w:lang w:val="kk-KZ"/>
              </w:rPr>
              <w:t xml:space="preserve"> және есептелген сыйақы берешегін өтеу барысында, </w:t>
            </w:r>
            <w:r w:rsidR="003D4DAD" w:rsidRPr="005E6667">
              <w:rPr>
                <w:rFonts w:ascii="Times New Roman" w:eastAsia="Times New Roman" w:hAnsi="Times New Roman" w:cs="Times New Roman"/>
                <w:sz w:val="24"/>
                <w:szCs w:val="24"/>
                <w:lang w:val="kk-KZ"/>
              </w:rPr>
              <w:t xml:space="preserve">берешекті өтеуге бағытталған </w:t>
            </w:r>
            <w:r w:rsidRPr="005E6667">
              <w:rPr>
                <w:rFonts w:ascii="Times New Roman" w:eastAsia="Times New Roman" w:hAnsi="Times New Roman" w:cs="Times New Roman"/>
                <w:sz w:val="24"/>
                <w:szCs w:val="24"/>
                <w:lang w:val="kk-KZ"/>
              </w:rPr>
              <w:t>ақша келесі тәртіпте жіберіледі:</w:t>
            </w:r>
          </w:p>
          <w:p w14:paraId="6D09F839" w14:textId="77777777" w:rsidR="00C05D6A" w:rsidRPr="005E6667" w:rsidRDefault="00C05D6A" w:rsidP="00E27439">
            <w:pPr>
              <w:numPr>
                <w:ilvl w:val="0"/>
                <w:numId w:val="18"/>
              </w:numPr>
              <w:tabs>
                <w:tab w:val="left" w:pos="33"/>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есептелген сыйақы;</w:t>
            </w:r>
          </w:p>
          <w:p w14:paraId="328499B2" w14:textId="77777777" w:rsidR="00C05D6A" w:rsidRPr="005E6667" w:rsidRDefault="00C05D6A" w:rsidP="00E27439">
            <w:pPr>
              <w:numPr>
                <w:ilvl w:val="0"/>
                <w:numId w:val="18"/>
              </w:numPr>
              <w:tabs>
                <w:tab w:val="left" w:pos="33"/>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негізгі қарыз.</w:t>
            </w:r>
          </w:p>
          <w:p w14:paraId="2409063A" w14:textId="77777777" w:rsidR="00C05D6A" w:rsidRPr="005E6667" w:rsidRDefault="00C05D6A" w:rsidP="00E27439">
            <w:pPr>
              <w:tabs>
                <w:tab w:val="left" w:pos="33"/>
              </w:tabs>
              <w:ind w:left="3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lastRenderedPageBreak/>
              <w:t>Шарт бойынша Қарыз алушының төлеген төлем сомасы оның шарт бойынша міндеттемесін орындау үшін жеткіліксіз болған жағдайда, Қарыз алушының берешегі келесі тәртіпте өтеледі:</w:t>
            </w:r>
          </w:p>
          <w:p w14:paraId="09409A44" w14:textId="77777777" w:rsidR="00C05D6A" w:rsidRPr="005E6667" w:rsidRDefault="00C05D6A" w:rsidP="00E27439">
            <w:pPr>
              <w:numPr>
                <w:ilvl w:val="0"/>
                <w:numId w:val="19"/>
              </w:numPr>
              <w:tabs>
                <w:tab w:val="left" w:pos="33"/>
              </w:tabs>
              <w:ind w:left="453" w:hanging="60"/>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негізгі қарыз бойынша берешек;</w:t>
            </w:r>
          </w:p>
          <w:p w14:paraId="0E6AE937" w14:textId="77777777" w:rsidR="00C05D6A" w:rsidRPr="005E6667" w:rsidRDefault="00C05D6A" w:rsidP="00E27439">
            <w:pPr>
              <w:numPr>
                <w:ilvl w:val="0"/>
                <w:numId w:val="19"/>
              </w:numPr>
              <w:tabs>
                <w:tab w:val="left" w:pos="33"/>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сыйақы бойынша берешек;</w:t>
            </w:r>
          </w:p>
          <w:p w14:paraId="36819389" w14:textId="77777777" w:rsidR="00C05D6A" w:rsidRPr="005E6667" w:rsidRDefault="00C05D6A" w:rsidP="00E27439">
            <w:pPr>
              <w:numPr>
                <w:ilvl w:val="0"/>
                <w:numId w:val="6"/>
              </w:numPr>
              <w:ind w:left="453" w:hanging="43"/>
              <w:contextualSpacing/>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Осы Шарттың 4.3</w:t>
            </w:r>
            <w:r w:rsidR="00B4663E" w:rsidRPr="005E6667">
              <w:rPr>
                <w:rFonts w:ascii="Times New Roman" w:eastAsia="Times New Roman" w:hAnsi="Times New Roman" w:cs="Times New Roman"/>
                <w:sz w:val="24"/>
                <w:szCs w:val="24"/>
                <w:lang w:val="kk-KZ"/>
              </w:rPr>
              <w:t xml:space="preserve"> </w:t>
            </w:r>
            <w:r w:rsidRPr="005E6667">
              <w:rPr>
                <w:rFonts w:ascii="Times New Roman" w:eastAsia="Times New Roman" w:hAnsi="Times New Roman" w:cs="Times New Roman"/>
                <w:sz w:val="24"/>
                <w:szCs w:val="24"/>
                <w:lang w:val="kk-KZ"/>
              </w:rPr>
              <w:t>тармағына сәйкес белгіленген мөлшердегі тұрақсыздық айыбы (өсімақы, айыппұл);</w:t>
            </w:r>
          </w:p>
          <w:p w14:paraId="2405BD39" w14:textId="77777777" w:rsidR="00C05D6A" w:rsidRPr="005E6667" w:rsidRDefault="00C05D6A" w:rsidP="00E27439">
            <w:pPr>
              <w:numPr>
                <w:ilvl w:val="0"/>
                <w:numId w:val="6"/>
              </w:numPr>
              <w:ind w:left="453" w:hanging="43"/>
              <w:contextualSpacing/>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Ағымдағы төлем кезеңі үшін негізгі қарыз сомасы;</w:t>
            </w:r>
          </w:p>
          <w:p w14:paraId="0B38EE01" w14:textId="433FC521" w:rsidR="00C05D6A" w:rsidRPr="005E6667" w:rsidRDefault="00C05D6A" w:rsidP="00E27439">
            <w:pPr>
              <w:numPr>
                <w:ilvl w:val="0"/>
                <w:numId w:val="6"/>
              </w:numPr>
              <w:ind w:left="311" w:firstLine="142"/>
              <w:contextualSpacing/>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Ағымдағы төлем кезеңі үшін есептелген сыйақы;</w:t>
            </w:r>
          </w:p>
          <w:p w14:paraId="220F5BFB" w14:textId="7227D744" w:rsidR="00C05D6A" w:rsidRPr="005E6667" w:rsidRDefault="00C05D6A" w:rsidP="00E27439">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2.4. </w:t>
            </w:r>
            <w:r w:rsidR="00A21E57" w:rsidRPr="00A21E57">
              <w:rPr>
                <w:rFonts w:ascii="Times New Roman" w:eastAsia="Times New Roman" w:hAnsi="Times New Roman" w:cs="Times New Roman"/>
                <w:sz w:val="24"/>
                <w:szCs w:val="24"/>
                <w:lang w:val="kk-KZ"/>
              </w:rPr>
              <w:t>Негізгі қарыз бен сыйақыны өтеу Қарыз алушымен төлем кестесімен белгіленген кезеңділікке сәйкес (</w:t>
            </w:r>
            <w:r w:rsidR="00A21E57" w:rsidRPr="00A21E57">
              <w:rPr>
                <w:rFonts w:ascii="Times New Roman" w:eastAsia="Times New Roman" w:hAnsi="Times New Roman" w:cs="Times New Roman"/>
                <w:i/>
                <w:iCs/>
                <w:sz w:val="24"/>
                <w:szCs w:val="24"/>
                <w:lang w:val="kk-KZ"/>
              </w:rPr>
              <w:t>ай сайын, тоқсан сайын, жарты жылда бір рет немесе жылына бір рет</w:t>
            </w:r>
            <w:r w:rsidR="00A21E57" w:rsidRPr="00A21E57">
              <w:rPr>
                <w:rFonts w:ascii="Times New Roman" w:eastAsia="Times New Roman" w:hAnsi="Times New Roman" w:cs="Times New Roman"/>
                <w:sz w:val="24"/>
                <w:szCs w:val="24"/>
                <w:lang w:val="kk-KZ"/>
              </w:rPr>
              <w:t>), Сенім білдірілген өкілдің (агенттің) ағымдағы шотына ақша қаражатын аудару арқылы, осы Шартқа №1 қосымша болып табылатын төлем кестесіне сәйкес жүзеге асырылады, ол осы Шарттың ажырамас бөлігі болып табылады.</w:t>
            </w:r>
          </w:p>
          <w:p w14:paraId="50E207A5" w14:textId="77777777" w:rsidR="00461A97" w:rsidRPr="005E6667" w:rsidRDefault="00461A97" w:rsidP="00E27439">
            <w:pPr>
              <w:jc w:val="both"/>
              <w:rPr>
                <w:rFonts w:ascii="Times New Roman" w:eastAsia="Times New Roman" w:hAnsi="Times New Roman" w:cs="Times New Roman"/>
                <w:sz w:val="24"/>
                <w:szCs w:val="24"/>
                <w:lang w:val="kk-KZ"/>
              </w:rPr>
            </w:pPr>
          </w:p>
          <w:p w14:paraId="424867D4" w14:textId="555E8EFC" w:rsidR="00C05D6A" w:rsidRPr="005E6667" w:rsidRDefault="00C05D6A" w:rsidP="00E27439">
            <w:pPr>
              <w:tabs>
                <w:tab w:val="left" w:pos="600"/>
              </w:tabs>
              <w:ind w:left="3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2.5.  Қрыз алушының осы </w:t>
            </w:r>
            <w:r w:rsidR="008233F9" w:rsidRPr="005E6667">
              <w:rPr>
                <w:rFonts w:ascii="Times New Roman" w:eastAsia="Times New Roman" w:hAnsi="Times New Roman" w:cs="Times New Roman"/>
                <w:sz w:val="24"/>
                <w:szCs w:val="24"/>
                <w:lang w:val="kk-KZ"/>
              </w:rPr>
              <w:t>Шартбойынша міндеттемелерінің</w:t>
            </w:r>
            <w:r w:rsidRPr="005E6667">
              <w:rPr>
                <w:rFonts w:ascii="Times New Roman" w:eastAsia="Times New Roman" w:hAnsi="Times New Roman" w:cs="Times New Roman"/>
                <w:sz w:val="24"/>
                <w:szCs w:val="24"/>
                <w:lang w:val="kk-KZ"/>
              </w:rPr>
              <w:t xml:space="preserve"> орында</w:t>
            </w:r>
            <w:r w:rsidR="008233F9" w:rsidRPr="005E6667">
              <w:rPr>
                <w:rFonts w:ascii="Times New Roman" w:eastAsia="Times New Roman" w:hAnsi="Times New Roman" w:cs="Times New Roman"/>
                <w:sz w:val="24"/>
                <w:szCs w:val="24"/>
                <w:lang w:val="kk-KZ"/>
              </w:rPr>
              <w:t>л</w:t>
            </w:r>
            <w:r w:rsidRPr="005E6667">
              <w:rPr>
                <w:rFonts w:ascii="Times New Roman" w:eastAsia="Times New Roman" w:hAnsi="Times New Roman" w:cs="Times New Roman"/>
                <w:sz w:val="24"/>
                <w:szCs w:val="24"/>
                <w:lang w:val="kk-KZ"/>
              </w:rPr>
              <w:t>уын төмендегі кепіл қамтамасыз етеді:</w:t>
            </w:r>
          </w:p>
          <w:p w14:paraId="6EC3F9F8" w14:textId="0BE90BA4" w:rsidR="00C05D6A" w:rsidRPr="005E6667" w:rsidRDefault="008901D5" w:rsidP="00E27439">
            <w:pPr>
              <w:jc w:val="both"/>
              <w:rPr>
                <w:rFonts w:ascii="Times New Roman" w:hAnsi="Times New Roman" w:cs="Times New Roman"/>
                <w:sz w:val="24"/>
                <w:szCs w:val="24"/>
                <w:lang w:val="kk-KZ"/>
              </w:rPr>
            </w:pPr>
            <w:r w:rsidRPr="005E6667">
              <w:rPr>
                <w:rFonts w:ascii="Times New Roman" w:hAnsi="Times New Roman" w:cs="Times New Roman"/>
                <w:sz w:val="24"/>
                <w:szCs w:val="24"/>
                <w:lang w:val="kk-KZ"/>
              </w:rPr>
              <w:t>-</w:t>
            </w:r>
            <w:r w:rsidR="00B70497" w:rsidRPr="005E6667">
              <w:rPr>
                <w:rFonts w:ascii="Times New Roman" w:hAnsi="Times New Roman" w:cs="Times New Roman"/>
                <w:noProof/>
                <w:sz w:val="24"/>
                <w:szCs w:val="24"/>
                <w:lang w:val="kk-KZ"/>
              </w:rPr>
              <w:t xml:space="preserve"> </w:t>
            </w:r>
            <w:r w:rsidR="00A419EE">
              <w:rPr>
                <w:rFonts w:ascii="Times New Roman" w:hAnsi="Times New Roman" w:cs="Times New Roman"/>
                <w:noProof/>
                <w:sz w:val="24"/>
                <w:szCs w:val="24"/>
                <w:lang w:val="kk-KZ"/>
              </w:rPr>
              <w:t>_____________</w:t>
            </w:r>
            <w:r w:rsidR="001E34EC" w:rsidRPr="005E6667">
              <w:rPr>
                <w:rFonts w:ascii="Times New Roman" w:hAnsi="Times New Roman" w:cs="Times New Roman"/>
                <w:noProof/>
                <w:sz w:val="24"/>
                <w:szCs w:val="24"/>
                <w:lang w:val="kk-KZ"/>
              </w:rPr>
              <w:t xml:space="preserve"> </w:t>
            </w:r>
            <w:r w:rsidR="0058351B" w:rsidRPr="005E6667">
              <w:rPr>
                <w:rFonts w:ascii="Times New Roman" w:hAnsi="Times New Roman"/>
                <w:sz w:val="24"/>
                <w:szCs w:val="24"/>
                <w:lang w:val="kk-KZ"/>
              </w:rPr>
              <w:t>мекен-жайында</w:t>
            </w:r>
            <w:r w:rsidR="0058351B" w:rsidRPr="005E6667">
              <w:rPr>
                <w:rFonts w:ascii="Times New Roman" w:hAnsi="Times New Roman" w:cs="Times New Roman"/>
                <w:sz w:val="24"/>
                <w:szCs w:val="24"/>
                <w:lang w:val="kk-KZ"/>
              </w:rPr>
              <w:t xml:space="preserve"> орналасқан</w:t>
            </w:r>
            <w:r w:rsidR="0058351B" w:rsidRPr="005E6667">
              <w:rPr>
                <w:rFonts w:ascii="Times New Roman" w:hAnsi="Times New Roman" w:cs="Times New Roman"/>
                <w:noProof/>
                <w:sz w:val="24"/>
                <w:szCs w:val="24"/>
                <w:lang w:val="kk-KZ"/>
              </w:rPr>
              <w:t xml:space="preserve"> </w:t>
            </w:r>
            <w:r w:rsidR="0058351B" w:rsidRPr="005E6667">
              <w:rPr>
                <w:rFonts w:ascii="Times New Roman" w:hAnsi="Times New Roman" w:cs="Times New Roman"/>
                <w:sz w:val="24"/>
                <w:szCs w:val="24"/>
                <w:lang w:val="kk-KZ"/>
              </w:rPr>
              <w:t>к</w:t>
            </w:r>
            <w:r w:rsidR="0058351B" w:rsidRPr="005E6667">
              <w:rPr>
                <w:rStyle w:val="ezkurwreuab5ozgtqnkl"/>
                <w:rFonts w:ascii="Times New Roman" w:hAnsi="Times New Roman" w:cs="Times New Roman"/>
                <w:sz w:val="24"/>
                <w:szCs w:val="24"/>
                <w:lang w:val="kk-KZ"/>
              </w:rPr>
              <w:t>адастрлық</w:t>
            </w:r>
            <w:r w:rsidR="0058351B" w:rsidRPr="005E6667">
              <w:rPr>
                <w:rFonts w:ascii="Times New Roman" w:hAnsi="Times New Roman" w:cs="Times New Roman"/>
                <w:sz w:val="24"/>
                <w:szCs w:val="24"/>
                <w:lang w:val="kk-KZ"/>
              </w:rPr>
              <w:t xml:space="preserve"> </w:t>
            </w:r>
            <w:r w:rsidR="0058351B" w:rsidRPr="005E6667">
              <w:rPr>
                <w:rStyle w:val="ezkurwreuab5ozgtqnkl"/>
                <w:rFonts w:ascii="Times New Roman" w:hAnsi="Times New Roman" w:cs="Times New Roman"/>
                <w:sz w:val="24"/>
                <w:szCs w:val="24"/>
                <w:lang w:val="kk-KZ"/>
              </w:rPr>
              <w:t>нөмірі</w:t>
            </w:r>
            <w:r w:rsidR="0058351B" w:rsidRPr="005E6667">
              <w:rPr>
                <w:rFonts w:ascii="Times New Roman" w:hAnsi="Times New Roman" w:cs="Times New Roman"/>
                <w:sz w:val="24"/>
                <w:szCs w:val="24"/>
                <w:lang w:val="kk-KZ"/>
              </w:rPr>
              <w:t xml:space="preserve"> </w:t>
            </w:r>
            <w:r w:rsidR="00A419EE">
              <w:rPr>
                <w:rFonts w:ascii="Times New Roman" w:hAnsi="Times New Roman" w:cs="Times New Roman"/>
                <w:noProof/>
                <w:sz w:val="24"/>
                <w:szCs w:val="24"/>
                <w:lang w:val="kk-KZ"/>
              </w:rPr>
              <w:t>_________</w:t>
            </w:r>
            <w:r w:rsidR="0058351B" w:rsidRPr="005E6667">
              <w:rPr>
                <w:rStyle w:val="ezkurwreuab5ozgtqnkl"/>
                <w:rFonts w:ascii="Times New Roman" w:hAnsi="Times New Roman" w:cs="Times New Roman"/>
                <w:sz w:val="24"/>
                <w:szCs w:val="24"/>
                <w:lang w:val="kk-KZ"/>
              </w:rPr>
              <w:t>,</w:t>
            </w:r>
            <w:r w:rsidR="0058351B" w:rsidRPr="005E6667">
              <w:rPr>
                <w:rFonts w:ascii="Times New Roman" w:hAnsi="Times New Roman" w:cs="Times New Roman"/>
                <w:sz w:val="24"/>
                <w:szCs w:val="24"/>
                <w:lang w:val="kk-KZ"/>
              </w:rPr>
              <w:t xml:space="preserve"> </w:t>
            </w:r>
            <w:r w:rsidR="0058351B" w:rsidRPr="005E6667">
              <w:rPr>
                <w:rStyle w:val="ezkurwreuab5ozgtqnkl"/>
                <w:rFonts w:ascii="Times New Roman" w:hAnsi="Times New Roman" w:cs="Times New Roman"/>
                <w:sz w:val="24"/>
                <w:szCs w:val="24"/>
                <w:lang w:val="kk-KZ"/>
              </w:rPr>
              <w:t xml:space="preserve">жер учаскесінің алаңы </w:t>
            </w:r>
            <w:r w:rsidR="00A419EE" w:rsidRPr="00A419EE">
              <w:rPr>
                <w:noProof/>
                <w:lang w:val="kk-KZ"/>
              </w:rPr>
              <w:t>__</w:t>
            </w:r>
            <w:r w:rsidR="00A419EE">
              <w:rPr>
                <w:noProof/>
                <w:lang w:val="kk-KZ"/>
              </w:rPr>
              <w:t>___</w:t>
            </w:r>
            <w:r w:rsidR="0058351B" w:rsidRPr="005E6667">
              <w:rPr>
                <w:rFonts w:ascii="Times New Roman" w:hAnsi="Times New Roman" w:cs="Times New Roman"/>
                <w:noProof/>
                <w:sz w:val="24"/>
                <w:szCs w:val="24"/>
                <w:lang w:val="kk-KZ"/>
              </w:rPr>
              <w:t xml:space="preserve"> га</w:t>
            </w:r>
            <w:r w:rsidR="0058351B" w:rsidRPr="005E6667">
              <w:rPr>
                <w:rStyle w:val="ezkurwreuab5ozgtqnkl"/>
                <w:rFonts w:ascii="Times New Roman" w:hAnsi="Times New Roman" w:cs="Times New Roman"/>
                <w:sz w:val="24"/>
                <w:szCs w:val="24"/>
                <w:lang w:val="kk-KZ"/>
              </w:rPr>
              <w:t xml:space="preserve">, тұрғын үй  </w:t>
            </w:r>
            <w:r w:rsidR="0058351B" w:rsidRPr="005E6667">
              <w:rPr>
                <w:rFonts w:ascii="Times New Roman" w:hAnsi="Times New Roman" w:cs="Times New Roman"/>
                <w:noProof/>
                <w:sz w:val="24"/>
                <w:szCs w:val="24"/>
                <w:lang w:val="kk-KZ"/>
              </w:rPr>
              <w:t xml:space="preserve">(Литер А) </w:t>
            </w:r>
            <w:r w:rsidR="0058351B" w:rsidRPr="005E6667">
              <w:rPr>
                <w:rStyle w:val="ezkurwreuab5ozgtqnkl"/>
                <w:rFonts w:ascii="Times New Roman" w:hAnsi="Times New Roman" w:cs="Times New Roman"/>
                <w:sz w:val="24"/>
                <w:szCs w:val="24"/>
                <w:lang w:val="kk-KZ"/>
              </w:rPr>
              <w:t xml:space="preserve"> жалпы</w:t>
            </w:r>
            <w:r w:rsidR="0058351B" w:rsidRPr="005E6667">
              <w:rPr>
                <w:rFonts w:ascii="Times New Roman" w:hAnsi="Times New Roman" w:cs="Times New Roman"/>
                <w:sz w:val="24"/>
                <w:szCs w:val="24"/>
                <w:lang w:val="kk-KZ"/>
              </w:rPr>
              <w:t xml:space="preserve"> </w:t>
            </w:r>
            <w:r w:rsidR="0058351B" w:rsidRPr="005E6667">
              <w:rPr>
                <w:rStyle w:val="ezkurwreuab5ozgtqnkl"/>
                <w:rFonts w:ascii="Times New Roman" w:hAnsi="Times New Roman" w:cs="Times New Roman"/>
                <w:sz w:val="24"/>
                <w:szCs w:val="24"/>
                <w:lang w:val="kk-KZ"/>
              </w:rPr>
              <w:t>ауданы</w:t>
            </w:r>
            <w:r w:rsidR="0058351B" w:rsidRPr="005E6667">
              <w:rPr>
                <w:rFonts w:ascii="Times New Roman" w:hAnsi="Times New Roman" w:cs="Times New Roman"/>
                <w:sz w:val="24"/>
                <w:szCs w:val="24"/>
                <w:lang w:val="kk-KZ"/>
              </w:rPr>
              <w:t xml:space="preserve"> </w:t>
            </w:r>
            <w:r w:rsidR="00A419EE">
              <w:rPr>
                <w:rFonts w:ascii="Times New Roman" w:hAnsi="Times New Roman" w:cs="Times New Roman"/>
                <w:noProof/>
                <w:sz w:val="24"/>
                <w:szCs w:val="24"/>
                <w:lang w:val="kk-KZ"/>
              </w:rPr>
              <w:t>____</w:t>
            </w:r>
            <w:r w:rsidR="0058351B" w:rsidRPr="005E6667">
              <w:rPr>
                <w:rFonts w:ascii="Times New Roman" w:hAnsi="Times New Roman" w:cs="Times New Roman"/>
                <w:noProof/>
                <w:sz w:val="24"/>
                <w:szCs w:val="24"/>
                <w:lang w:val="kk-KZ"/>
              </w:rPr>
              <w:t xml:space="preserve">  </w:t>
            </w:r>
            <w:r w:rsidR="0058351B" w:rsidRPr="005E6667">
              <w:rPr>
                <w:rStyle w:val="ezkurwreuab5ozgtqnkl"/>
                <w:rFonts w:ascii="Times New Roman" w:hAnsi="Times New Roman" w:cs="Times New Roman"/>
                <w:sz w:val="24"/>
                <w:szCs w:val="24"/>
                <w:lang w:val="kk-KZ"/>
              </w:rPr>
              <w:t>ш</w:t>
            </w:r>
            <w:r w:rsidR="0058351B" w:rsidRPr="005E6667">
              <w:rPr>
                <w:rFonts w:ascii="Times New Roman" w:hAnsi="Times New Roman" w:cs="Times New Roman"/>
                <w:sz w:val="24"/>
                <w:szCs w:val="24"/>
                <w:lang w:val="kk-KZ"/>
              </w:rPr>
              <w:t>.</w:t>
            </w:r>
            <w:r w:rsidR="0058351B" w:rsidRPr="005E6667">
              <w:rPr>
                <w:rStyle w:val="ezkurwreuab5ozgtqnkl"/>
                <w:rFonts w:ascii="Times New Roman" w:hAnsi="Times New Roman" w:cs="Times New Roman"/>
                <w:sz w:val="24"/>
                <w:szCs w:val="24"/>
                <w:lang w:val="kk-KZ"/>
              </w:rPr>
              <w:t>м</w:t>
            </w:r>
            <w:r w:rsidR="0058351B" w:rsidRPr="005E6667">
              <w:rPr>
                <w:rFonts w:ascii="Times New Roman" w:hAnsi="Times New Roman" w:cs="Times New Roman"/>
                <w:sz w:val="24"/>
                <w:szCs w:val="24"/>
                <w:lang w:val="kk-KZ"/>
              </w:rPr>
              <w:t>.</w:t>
            </w:r>
            <w:r w:rsidR="0058351B" w:rsidRPr="005E6667">
              <w:rPr>
                <w:rStyle w:val="ezkurwreuab5ozgtqnkl"/>
                <w:rFonts w:ascii="Times New Roman" w:hAnsi="Times New Roman" w:cs="Times New Roman"/>
                <w:sz w:val="24"/>
                <w:szCs w:val="24"/>
                <w:lang w:val="kk-KZ"/>
              </w:rPr>
              <w:t>,</w:t>
            </w:r>
            <w:r w:rsidR="003427C8" w:rsidRPr="005E6667">
              <w:rPr>
                <w:rStyle w:val="ezkurwreuab5ozgtqnkl"/>
                <w:rFonts w:ascii="Times New Roman" w:hAnsi="Times New Roman" w:cs="Times New Roman"/>
                <w:sz w:val="24"/>
                <w:szCs w:val="24"/>
                <w:lang w:val="kk-KZ"/>
              </w:rPr>
              <w:t xml:space="preserve"> </w:t>
            </w:r>
            <w:r w:rsidR="00BC081A" w:rsidRPr="005E6667">
              <w:rPr>
                <w:rStyle w:val="ezkurwreuab5ozgtqnkl"/>
                <w:rFonts w:ascii="Times New Roman" w:hAnsi="Times New Roman" w:cs="Times New Roman"/>
                <w:sz w:val="24"/>
                <w:szCs w:val="24"/>
                <w:lang w:val="kk-KZ"/>
              </w:rPr>
              <w:t xml:space="preserve">тұрғын ауданы </w:t>
            </w:r>
            <w:r w:rsidR="00A419EE">
              <w:rPr>
                <w:rStyle w:val="ezkurwreuab5ozgtqnkl"/>
                <w:rFonts w:ascii="Times New Roman" w:hAnsi="Times New Roman" w:cs="Times New Roman"/>
                <w:sz w:val="24"/>
                <w:szCs w:val="24"/>
                <w:lang w:val="kk-KZ"/>
              </w:rPr>
              <w:t>____</w:t>
            </w:r>
            <w:r w:rsidR="00BC081A" w:rsidRPr="005E6667">
              <w:rPr>
                <w:rStyle w:val="ezkurwreuab5ozgtqnkl"/>
                <w:rFonts w:ascii="Times New Roman" w:hAnsi="Times New Roman" w:cs="Times New Roman"/>
                <w:sz w:val="24"/>
                <w:szCs w:val="24"/>
                <w:lang w:val="kk-KZ"/>
              </w:rPr>
              <w:t xml:space="preserve"> ш.м.,</w:t>
            </w:r>
            <w:r w:rsidR="0058351B" w:rsidRPr="005E6667">
              <w:rPr>
                <w:rStyle w:val="ezkurwreuab5ozgtqnkl"/>
                <w:rFonts w:ascii="Times New Roman" w:hAnsi="Times New Roman" w:cs="Times New Roman"/>
                <w:sz w:val="24"/>
                <w:szCs w:val="24"/>
                <w:lang w:val="kk-KZ"/>
              </w:rPr>
              <w:t xml:space="preserve"> жапсыржай (Литер А1) жалпы ауданы – </w:t>
            </w:r>
            <w:r w:rsidR="00A419EE">
              <w:rPr>
                <w:rStyle w:val="ezkurwreuab5ozgtqnkl"/>
                <w:rFonts w:ascii="Times New Roman" w:hAnsi="Times New Roman" w:cs="Times New Roman"/>
                <w:sz w:val="24"/>
                <w:szCs w:val="24"/>
                <w:lang w:val="kk-KZ"/>
              </w:rPr>
              <w:t>____</w:t>
            </w:r>
            <w:r w:rsidR="00A419EE" w:rsidRPr="005E6667">
              <w:rPr>
                <w:rStyle w:val="ezkurwreuab5ozgtqnkl"/>
                <w:rFonts w:ascii="Times New Roman" w:hAnsi="Times New Roman" w:cs="Times New Roman"/>
                <w:sz w:val="24"/>
                <w:szCs w:val="24"/>
                <w:lang w:val="kk-KZ"/>
              </w:rPr>
              <w:t xml:space="preserve"> </w:t>
            </w:r>
            <w:r w:rsidR="0058351B" w:rsidRPr="005E6667">
              <w:rPr>
                <w:rStyle w:val="ezkurwreuab5ozgtqnkl"/>
                <w:rFonts w:ascii="Times New Roman" w:hAnsi="Times New Roman" w:cs="Times New Roman"/>
                <w:sz w:val="24"/>
                <w:szCs w:val="24"/>
                <w:lang w:val="kk-KZ"/>
              </w:rPr>
              <w:t xml:space="preserve">ш.м., </w:t>
            </w:r>
            <w:r w:rsidR="0058351B" w:rsidRPr="005E6667">
              <w:rPr>
                <w:rFonts w:ascii="Times New Roman" w:hAnsi="Times New Roman" w:cs="Times New Roman"/>
                <w:sz w:val="24"/>
                <w:szCs w:val="24"/>
                <w:lang w:val="kk-KZ"/>
              </w:rPr>
              <w:t xml:space="preserve"> </w:t>
            </w:r>
            <w:r w:rsidR="00221E3E" w:rsidRPr="005E6667">
              <w:rPr>
                <w:rFonts w:ascii="Times New Roman" w:hAnsi="Times New Roman" w:cs="Times New Roman"/>
                <w:sz w:val="24"/>
                <w:szCs w:val="24"/>
                <w:lang w:val="kk-KZ"/>
              </w:rPr>
              <w:t>(</w:t>
            </w:r>
            <w:r w:rsidR="00A419EE">
              <w:rPr>
                <w:rStyle w:val="ezkurwreuab5ozgtqnkl"/>
                <w:rFonts w:ascii="Times New Roman" w:hAnsi="Times New Roman" w:cs="Times New Roman"/>
                <w:sz w:val="24"/>
                <w:szCs w:val="24"/>
                <w:lang w:val="kk-KZ"/>
              </w:rPr>
              <w:t>____</w:t>
            </w:r>
            <w:r w:rsidR="00A419EE" w:rsidRPr="005E6667">
              <w:rPr>
                <w:rStyle w:val="ezkurwreuab5ozgtqnkl"/>
                <w:rFonts w:ascii="Times New Roman" w:hAnsi="Times New Roman" w:cs="Times New Roman"/>
                <w:sz w:val="24"/>
                <w:szCs w:val="24"/>
                <w:lang w:val="kk-KZ"/>
              </w:rPr>
              <w:t xml:space="preserve"> </w:t>
            </w:r>
            <w:r w:rsidR="00B4037A" w:rsidRPr="005E6667">
              <w:rPr>
                <w:rFonts w:ascii="Times New Roman" w:hAnsi="Times New Roman" w:cs="Times New Roman"/>
                <w:sz w:val="24"/>
                <w:szCs w:val="24"/>
                <w:lang w:val="kk-KZ"/>
              </w:rPr>
              <w:t>жылғы №</w:t>
            </w:r>
            <w:r w:rsidR="00A419EE">
              <w:rPr>
                <w:rStyle w:val="ezkurwreuab5ozgtqnkl"/>
                <w:rFonts w:ascii="Times New Roman" w:hAnsi="Times New Roman" w:cs="Times New Roman"/>
                <w:sz w:val="24"/>
                <w:szCs w:val="24"/>
                <w:lang w:val="kk-KZ"/>
              </w:rPr>
              <w:t>____</w:t>
            </w:r>
            <w:r w:rsidR="00A419EE" w:rsidRPr="005E6667">
              <w:rPr>
                <w:rStyle w:val="ezkurwreuab5ozgtqnkl"/>
                <w:rFonts w:ascii="Times New Roman" w:hAnsi="Times New Roman" w:cs="Times New Roman"/>
                <w:sz w:val="24"/>
                <w:szCs w:val="24"/>
                <w:lang w:val="kk-KZ"/>
              </w:rPr>
              <w:t xml:space="preserve"> </w:t>
            </w:r>
            <w:r w:rsidR="00B4037A" w:rsidRPr="005E6667">
              <w:rPr>
                <w:rFonts w:ascii="Times New Roman" w:hAnsi="Times New Roman" w:cs="Times New Roman"/>
                <w:sz w:val="24"/>
                <w:szCs w:val="24"/>
                <w:lang w:val="kk-KZ"/>
              </w:rPr>
              <w:t>Кепіл шарты)</w:t>
            </w:r>
            <w:r w:rsidR="00BD710D" w:rsidRPr="005E6667">
              <w:rPr>
                <w:rFonts w:ascii="Times New Roman" w:hAnsi="Times New Roman" w:cs="Times New Roman"/>
                <w:sz w:val="24"/>
                <w:szCs w:val="24"/>
                <w:lang w:val="kk-KZ"/>
              </w:rPr>
              <w:t>;</w:t>
            </w:r>
          </w:p>
          <w:p w14:paraId="466D5E2E" w14:textId="77777777" w:rsidR="0038106D" w:rsidRPr="005E6667" w:rsidRDefault="0038106D" w:rsidP="00E27439">
            <w:pPr>
              <w:jc w:val="both"/>
              <w:rPr>
                <w:rFonts w:ascii="Times New Roman" w:hAnsi="Times New Roman" w:cs="Times New Roman"/>
                <w:sz w:val="24"/>
                <w:szCs w:val="24"/>
                <w:lang w:val="kk-KZ"/>
              </w:rPr>
            </w:pPr>
          </w:p>
          <w:p w14:paraId="6F5983A5" w14:textId="07B1E3B9" w:rsidR="00C05D6A" w:rsidRPr="005E6667" w:rsidRDefault="0038106D" w:rsidP="00E27439">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        </w:t>
            </w:r>
            <w:r w:rsidR="00C05D6A" w:rsidRPr="005E6667">
              <w:rPr>
                <w:rFonts w:ascii="Times New Roman" w:eastAsia="Times New Roman" w:hAnsi="Times New Roman" w:cs="Times New Roman"/>
                <w:sz w:val="24"/>
                <w:szCs w:val="24"/>
                <w:lang w:val="kk-KZ"/>
              </w:rPr>
              <w:t xml:space="preserve">Мүліктің нарықтық құны </w:t>
            </w:r>
            <w:r w:rsidR="00A419EE" w:rsidRPr="00A419EE">
              <w:rPr>
                <w:rFonts w:ascii="Times New Roman" w:hAnsi="Times New Roman" w:cs="Times New Roman"/>
                <w:b/>
                <w:bCs/>
                <w:sz w:val="24"/>
                <w:szCs w:val="24"/>
                <w:lang w:val="kk-KZ"/>
              </w:rPr>
              <w:t xml:space="preserve">_______ </w:t>
            </w:r>
            <w:r w:rsidR="00F92347" w:rsidRPr="005E6667">
              <w:rPr>
                <w:rFonts w:ascii="Times New Roman" w:hAnsi="Times New Roman" w:cs="Times New Roman"/>
                <w:sz w:val="24"/>
                <w:szCs w:val="24"/>
                <w:lang w:val="kk-KZ"/>
              </w:rPr>
              <w:t>(</w:t>
            </w:r>
            <w:r w:rsidR="00A419EE">
              <w:rPr>
                <w:rFonts w:ascii="Times New Roman" w:hAnsi="Times New Roman" w:cs="Times New Roman"/>
                <w:sz w:val="24"/>
                <w:szCs w:val="24"/>
                <w:lang w:val="kk-KZ"/>
              </w:rPr>
              <w:t>жазбаша</w:t>
            </w:r>
            <w:r w:rsidR="0067520C" w:rsidRPr="005E6667">
              <w:rPr>
                <w:rFonts w:ascii="Times New Roman" w:hAnsi="Times New Roman" w:cs="Times New Roman"/>
                <w:sz w:val="24"/>
                <w:szCs w:val="24"/>
                <w:lang w:val="kk-KZ"/>
              </w:rPr>
              <w:t>) теңге</w:t>
            </w:r>
            <w:r w:rsidR="00C05D6A" w:rsidRPr="005E6667">
              <w:rPr>
                <w:rFonts w:ascii="Times New Roman" w:eastAsia="Times New Roman" w:hAnsi="Times New Roman" w:cs="Times New Roman"/>
                <w:sz w:val="24"/>
                <w:szCs w:val="24"/>
                <w:lang w:val="kk-KZ"/>
              </w:rPr>
              <w:t>.</w:t>
            </w:r>
          </w:p>
          <w:p w14:paraId="5383F97E" w14:textId="78FE3D52" w:rsidR="00F92347" w:rsidRDefault="00A419EE" w:rsidP="00E27439">
            <w:pPr>
              <w:jc w:val="both"/>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w:t>
            </w:r>
            <w:r w:rsidRPr="00A419EE">
              <w:rPr>
                <w:rFonts w:ascii="Times New Roman" w:hAnsi="Times New Roman" w:cs="Times New Roman"/>
                <w:b/>
                <w:bCs/>
                <w:sz w:val="24"/>
                <w:szCs w:val="24"/>
                <w:lang w:val="kk-KZ"/>
              </w:rPr>
              <w:t xml:space="preserve">_______  </w:t>
            </w:r>
            <w:r w:rsidR="0038106D" w:rsidRPr="005E6667">
              <w:rPr>
                <w:rFonts w:ascii="Times New Roman" w:eastAsia="Times New Roman" w:hAnsi="Times New Roman" w:cs="Times New Roman"/>
                <w:sz w:val="24"/>
                <w:szCs w:val="24"/>
                <w:lang w:val="kk-KZ"/>
              </w:rPr>
              <w:t>жеке тұлға кепілдігі (</w:t>
            </w:r>
            <w:r w:rsidRPr="00A419EE">
              <w:rPr>
                <w:rFonts w:ascii="Times New Roman" w:hAnsi="Times New Roman" w:cs="Times New Roman"/>
                <w:b/>
                <w:bCs/>
                <w:sz w:val="24"/>
                <w:szCs w:val="24"/>
                <w:lang w:val="kk-KZ"/>
              </w:rPr>
              <w:t xml:space="preserve">_______ </w:t>
            </w:r>
            <w:r w:rsidR="0038106D" w:rsidRPr="005E6667">
              <w:rPr>
                <w:rFonts w:ascii="Times New Roman" w:eastAsia="Times New Roman" w:hAnsi="Times New Roman" w:cs="Times New Roman"/>
                <w:sz w:val="24"/>
                <w:szCs w:val="24"/>
                <w:lang w:val="kk-KZ"/>
              </w:rPr>
              <w:t>жылғы №</w:t>
            </w:r>
            <w:r w:rsidRPr="00A419EE">
              <w:rPr>
                <w:rFonts w:ascii="Times New Roman" w:hAnsi="Times New Roman" w:cs="Times New Roman"/>
                <w:b/>
                <w:bCs/>
                <w:sz w:val="24"/>
                <w:szCs w:val="24"/>
                <w:lang w:val="kk-KZ"/>
              </w:rPr>
              <w:t xml:space="preserve">_______ </w:t>
            </w:r>
            <w:r w:rsidR="0038106D" w:rsidRPr="005E6667">
              <w:rPr>
                <w:rFonts w:ascii="Times New Roman" w:eastAsia="Times New Roman" w:hAnsi="Times New Roman" w:cs="Times New Roman"/>
                <w:sz w:val="24"/>
                <w:szCs w:val="24"/>
                <w:lang w:val="kk-KZ"/>
              </w:rPr>
              <w:t>кепілдік шарты);</w:t>
            </w:r>
          </w:p>
          <w:p w14:paraId="581C4827" w14:textId="77777777" w:rsidR="00C05D6A" w:rsidRDefault="00C05D6A" w:rsidP="00E27439">
            <w:pPr>
              <w:tabs>
                <w:tab w:val="left" w:pos="600"/>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2.6. Қарыз алушы осы Шарттың</w:t>
            </w:r>
            <w:r w:rsidR="0057599B" w:rsidRPr="005E6667">
              <w:rPr>
                <w:rFonts w:ascii="Times New Roman" w:eastAsia="Times New Roman" w:hAnsi="Times New Roman" w:cs="Times New Roman"/>
                <w:sz w:val="24"/>
                <w:szCs w:val="24"/>
                <w:lang w:val="kk-KZ"/>
              </w:rPr>
              <w:t xml:space="preserve"> 2.4 тармағында,</w:t>
            </w:r>
            <w:r w:rsidRPr="005E6667">
              <w:rPr>
                <w:rFonts w:ascii="Times New Roman" w:eastAsia="Times New Roman" w:hAnsi="Times New Roman" w:cs="Times New Roman"/>
                <w:sz w:val="24"/>
                <w:szCs w:val="24"/>
                <w:lang w:val="kk-KZ"/>
              </w:rPr>
              <w:t xml:space="preserve"> 6.2.1, 6.2.2., 6.2.3. тармақшаларында көрсетілген төлемдер мен шарттарды өтеу кестесіне сай берешекті өтеу міндеттерін орындамаған немесе тиісті орындамаған жағдайда, қарыз және сыйақыларға есептелген берешек мерзімінен бұрын </w:t>
            </w:r>
            <w:r w:rsidR="003D4DAD" w:rsidRPr="005E6667">
              <w:rPr>
                <w:rFonts w:ascii="Times New Roman" w:eastAsia="Times New Roman" w:hAnsi="Times New Roman" w:cs="Times New Roman"/>
                <w:sz w:val="24"/>
                <w:szCs w:val="24"/>
                <w:lang w:val="kk-KZ"/>
              </w:rPr>
              <w:t>өтелуіне</w:t>
            </w:r>
            <w:r w:rsidRPr="005E6667">
              <w:rPr>
                <w:rFonts w:ascii="Times New Roman" w:eastAsia="Times New Roman" w:hAnsi="Times New Roman" w:cs="Times New Roman"/>
                <w:sz w:val="24"/>
                <w:szCs w:val="24"/>
                <w:lang w:val="kk-KZ"/>
              </w:rPr>
              <w:t xml:space="preserve"> ұсынылатын болады.</w:t>
            </w:r>
          </w:p>
          <w:p w14:paraId="32B9F509" w14:textId="77777777" w:rsidR="00C5571D" w:rsidRPr="005E6667" w:rsidRDefault="00C5571D" w:rsidP="00E27439">
            <w:pPr>
              <w:tabs>
                <w:tab w:val="left" w:pos="600"/>
              </w:tabs>
              <w:jc w:val="both"/>
              <w:rPr>
                <w:rFonts w:ascii="Times New Roman" w:eastAsia="Times New Roman" w:hAnsi="Times New Roman" w:cs="Times New Roman"/>
                <w:sz w:val="24"/>
                <w:szCs w:val="24"/>
                <w:lang w:val="kk-KZ"/>
              </w:rPr>
            </w:pPr>
          </w:p>
          <w:p w14:paraId="5008D9B5" w14:textId="77777777" w:rsidR="00C05D6A" w:rsidRPr="005E6667" w:rsidRDefault="00C05D6A" w:rsidP="00E27439">
            <w:pPr>
              <w:tabs>
                <w:tab w:val="left" w:pos="884"/>
              </w:tabs>
              <w:ind w:left="3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2.7. Қарыз беруші Қарыз алушыға кепіл Шартының </w:t>
            </w:r>
            <w:r w:rsidR="00804C27" w:rsidRPr="005E6667">
              <w:rPr>
                <w:rFonts w:ascii="Times New Roman" w:eastAsia="Times New Roman" w:hAnsi="Times New Roman" w:cs="Times New Roman"/>
                <w:sz w:val="24"/>
                <w:szCs w:val="24"/>
                <w:lang w:val="kk-KZ"/>
              </w:rPr>
              <w:t>заң аясында</w:t>
            </w:r>
            <w:r w:rsidRPr="005E6667">
              <w:rPr>
                <w:rFonts w:ascii="Times New Roman" w:eastAsia="Times New Roman" w:hAnsi="Times New Roman" w:cs="Times New Roman"/>
                <w:sz w:val="24"/>
                <w:szCs w:val="24"/>
                <w:lang w:val="kk-KZ"/>
              </w:rPr>
              <w:t xml:space="preserve"> уәкілетті мемлекеттік органдарда тіркелгеннен кейін Сенім білдірілген өкіл (агент) </w:t>
            </w:r>
            <w:r w:rsidR="00804C27" w:rsidRPr="005E6667">
              <w:rPr>
                <w:rFonts w:ascii="Times New Roman" w:eastAsia="Times New Roman" w:hAnsi="Times New Roman" w:cs="Times New Roman"/>
                <w:sz w:val="24"/>
                <w:szCs w:val="24"/>
                <w:lang w:val="kk-KZ"/>
              </w:rPr>
              <w:t xml:space="preserve">арқылы Қарыз алушының </w:t>
            </w:r>
            <w:r w:rsidR="0036247C" w:rsidRPr="005E6667">
              <w:rPr>
                <w:rFonts w:ascii="Times New Roman" w:eastAsia="Times New Roman" w:hAnsi="Times New Roman" w:cs="Times New Roman"/>
                <w:sz w:val="24"/>
                <w:szCs w:val="24"/>
                <w:lang w:val="kk-KZ"/>
              </w:rPr>
              <w:t xml:space="preserve">ағымдағы </w:t>
            </w:r>
            <w:r w:rsidRPr="005E6667">
              <w:rPr>
                <w:rFonts w:ascii="Times New Roman" w:eastAsia="Times New Roman" w:hAnsi="Times New Roman" w:cs="Times New Roman"/>
                <w:sz w:val="24"/>
                <w:szCs w:val="24"/>
                <w:lang w:val="kk-KZ"/>
              </w:rPr>
              <w:lastRenderedPageBreak/>
              <w:t xml:space="preserve">банктік шотына ақша аудару жолымен </w:t>
            </w:r>
            <w:r w:rsidR="00804C27" w:rsidRPr="005E6667">
              <w:rPr>
                <w:rFonts w:ascii="Times New Roman" w:eastAsia="Times New Roman" w:hAnsi="Times New Roman" w:cs="Times New Roman"/>
                <w:sz w:val="24"/>
                <w:szCs w:val="24"/>
                <w:lang w:val="kk-KZ"/>
              </w:rPr>
              <w:t>несие</w:t>
            </w:r>
            <w:r w:rsidRPr="005E6667">
              <w:rPr>
                <w:rFonts w:ascii="Times New Roman" w:eastAsia="Times New Roman" w:hAnsi="Times New Roman" w:cs="Times New Roman"/>
                <w:sz w:val="24"/>
                <w:szCs w:val="24"/>
                <w:lang w:val="kk-KZ"/>
              </w:rPr>
              <w:t xml:space="preserve"> береді. </w:t>
            </w:r>
          </w:p>
          <w:p w14:paraId="7E94D0EA" w14:textId="77777777" w:rsidR="00C05D6A" w:rsidRPr="005E6667" w:rsidRDefault="00C05D6A" w:rsidP="00E27439">
            <w:pPr>
              <w:ind w:left="3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2.8. Сыйақы сомасы </w:t>
            </w:r>
            <w:r w:rsidR="0036247C" w:rsidRPr="005E6667">
              <w:rPr>
                <w:rFonts w:ascii="Times New Roman" w:eastAsia="Times New Roman" w:hAnsi="Times New Roman" w:cs="Times New Roman"/>
                <w:sz w:val="24"/>
                <w:szCs w:val="24"/>
                <w:lang w:val="kk-KZ"/>
              </w:rPr>
              <w:t>Қарыз алушының несиені нақты пайдалану уақытына байланысты несие</w:t>
            </w:r>
            <w:r w:rsidRPr="005E6667">
              <w:rPr>
                <w:rFonts w:ascii="Times New Roman" w:eastAsia="Times New Roman" w:hAnsi="Times New Roman" w:cs="Times New Roman"/>
                <w:sz w:val="24"/>
                <w:szCs w:val="24"/>
                <w:lang w:val="kk-KZ"/>
              </w:rPr>
              <w:t xml:space="preserve"> бойынша негізгі берешектің қалдығынаесептеледі, бұл ретте жыл 360, ай 30 күнге тең болып есептеледі.</w:t>
            </w:r>
          </w:p>
          <w:p w14:paraId="2E1F8AE2" w14:textId="77777777" w:rsidR="00C05D6A" w:rsidRPr="005E6667" w:rsidRDefault="00C05D6A" w:rsidP="00E27439">
            <w:pPr>
              <w:ind w:left="3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2.9.  </w:t>
            </w:r>
            <w:r w:rsidR="0036247C" w:rsidRPr="005E6667">
              <w:rPr>
                <w:rFonts w:ascii="Times New Roman" w:eastAsia="Times New Roman" w:hAnsi="Times New Roman" w:cs="Times New Roman"/>
                <w:sz w:val="24"/>
                <w:szCs w:val="24"/>
                <w:lang w:val="kk-KZ"/>
              </w:rPr>
              <w:t>Несиені</w:t>
            </w:r>
            <w:r w:rsidRPr="005E6667">
              <w:rPr>
                <w:rFonts w:ascii="Times New Roman" w:eastAsia="Times New Roman" w:hAnsi="Times New Roman" w:cs="Times New Roman"/>
                <w:sz w:val="24"/>
                <w:szCs w:val="24"/>
                <w:lang w:val="kk-KZ"/>
              </w:rPr>
              <w:t xml:space="preserve"> толық көлемде беру мен қайтару бір күн</w:t>
            </w:r>
            <w:r w:rsidR="0036247C" w:rsidRPr="005E6667">
              <w:rPr>
                <w:rFonts w:ascii="Times New Roman" w:eastAsia="Times New Roman" w:hAnsi="Times New Roman" w:cs="Times New Roman"/>
                <w:sz w:val="24"/>
                <w:szCs w:val="24"/>
                <w:lang w:val="kk-KZ"/>
              </w:rPr>
              <w:t>гетең болып есептелінеді</w:t>
            </w:r>
            <w:r w:rsidRPr="005E6667">
              <w:rPr>
                <w:rFonts w:ascii="Times New Roman" w:eastAsia="Times New Roman" w:hAnsi="Times New Roman" w:cs="Times New Roman"/>
                <w:sz w:val="24"/>
                <w:szCs w:val="24"/>
                <w:lang w:val="kk-KZ"/>
              </w:rPr>
              <w:t>, бұған қоса жыл 360 күнге тең, ай 30 күнге тең болып есептеледі.</w:t>
            </w:r>
          </w:p>
          <w:p w14:paraId="42941ABD" w14:textId="77777777" w:rsidR="00D563C8" w:rsidRPr="005E6667" w:rsidRDefault="00D563C8" w:rsidP="00E27439">
            <w:pPr>
              <w:keepNext/>
              <w:keepLines/>
              <w:tabs>
                <w:tab w:val="left" w:pos="426"/>
              </w:tabs>
              <w:jc w:val="center"/>
              <w:rPr>
                <w:rFonts w:ascii="Times New Roman" w:eastAsia="Times New Roman" w:hAnsi="Times New Roman" w:cs="Times New Roman"/>
                <w:sz w:val="24"/>
                <w:szCs w:val="24"/>
                <w:lang w:val="kk-KZ"/>
              </w:rPr>
            </w:pPr>
          </w:p>
          <w:p w14:paraId="5E049AB9" w14:textId="77777777" w:rsidR="00C05D6A" w:rsidRPr="005E6667" w:rsidRDefault="00C05D6A" w:rsidP="00E27439">
            <w:pPr>
              <w:keepNext/>
              <w:keepLines/>
              <w:tabs>
                <w:tab w:val="left" w:pos="426"/>
              </w:tabs>
              <w:jc w:val="center"/>
              <w:rPr>
                <w:rFonts w:ascii="Times New Roman" w:eastAsia="Times New Roman" w:hAnsi="Times New Roman" w:cs="Times New Roman"/>
                <w:b/>
                <w:sz w:val="24"/>
                <w:szCs w:val="24"/>
                <w:lang w:val="kk-KZ"/>
              </w:rPr>
            </w:pPr>
            <w:r w:rsidRPr="005E6667">
              <w:rPr>
                <w:rFonts w:ascii="Times New Roman" w:eastAsia="Times New Roman" w:hAnsi="Times New Roman" w:cs="Times New Roman"/>
                <w:b/>
                <w:sz w:val="24"/>
                <w:szCs w:val="24"/>
                <w:lang w:val="kk-KZ"/>
              </w:rPr>
              <w:t xml:space="preserve">3.  </w:t>
            </w:r>
            <w:r w:rsidR="00A11838" w:rsidRPr="005E6667">
              <w:rPr>
                <w:rFonts w:ascii="Times New Roman" w:eastAsia="Times New Roman" w:hAnsi="Times New Roman" w:cs="Times New Roman"/>
                <w:b/>
                <w:sz w:val="24"/>
                <w:szCs w:val="24"/>
                <w:lang w:val="kk-KZ"/>
              </w:rPr>
              <w:t>ШАРТТЫҢ ҚОЛДАНЫЛУ МЕРЗІМІ</w:t>
            </w:r>
          </w:p>
          <w:p w14:paraId="71B09F1E" w14:textId="46D2A731"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3.1. </w:t>
            </w:r>
            <w:r w:rsidR="0036247C" w:rsidRPr="005E6667">
              <w:rPr>
                <w:rFonts w:ascii="Times New Roman" w:eastAsia="Times New Roman" w:hAnsi="Times New Roman" w:cs="Times New Roman"/>
                <w:sz w:val="24"/>
                <w:szCs w:val="24"/>
                <w:lang w:val="kk-KZ"/>
              </w:rPr>
              <w:t>Шарт оған Тараптар қол қойған сәттен бастап күшіне енеді және Қарыз алушы осы Шарт бойынша өзіне қабылдаған міндеттемелерін толық орындағанға дейін қолданылады</w:t>
            </w:r>
            <w:r w:rsidRPr="005E6667">
              <w:rPr>
                <w:rFonts w:ascii="Times New Roman" w:eastAsia="Times New Roman" w:hAnsi="Times New Roman" w:cs="Times New Roman"/>
                <w:sz w:val="24"/>
                <w:szCs w:val="24"/>
                <w:lang w:val="kk-KZ"/>
              </w:rPr>
              <w:t>.</w:t>
            </w:r>
          </w:p>
          <w:p w14:paraId="1A64D72C" w14:textId="77777777" w:rsidR="00D563C8" w:rsidRPr="005E6667" w:rsidRDefault="00D563C8" w:rsidP="00E27439">
            <w:pPr>
              <w:tabs>
                <w:tab w:val="left" w:pos="426"/>
              </w:tabs>
              <w:jc w:val="both"/>
              <w:rPr>
                <w:rFonts w:ascii="Times New Roman" w:eastAsia="Times New Roman" w:hAnsi="Times New Roman" w:cs="Times New Roman"/>
                <w:sz w:val="24"/>
                <w:szCs w:val="24"/>
                <w:lang w:val="kk-KZ"/>
              </w:rPr>
            </w:pPr>
          </w:p>
          <w:p w14:paraId="5352D165" w14:textId="0B298EC6" w:rsidR="00C05D6A" w:rsidRPr="005E6667" w:rsidRDefault="00C05D6A" w:rsidP="00E27439">
            <w:pPr>
              <w:keepNext/>
              <w:keepLines/>
              <w:tabs>
                <w:tab w:val="left" w:pos="426"/>
              </w:tabs>
              <w:ind w:left="357" w:hanging="357"/>
              <w:jc w:val="center"/>
              <w:rPr>
                <w:rFonts w:ascii="Times New Roman" w:eastAsia="Times New Roman" w:hAnsi="Times New Roman" w:cs="Times New Roman"/>
                <w:b/>
                <w:sz w:val="24"/>
                <w:szCs w:val="24"/>
                <w:lang w:val="kk-KZ"/>
              </w:rPr>
            </w:pPr>
            <w:r w:rsidRPr="005E6667">
              <w:rPr>
                <w:rFonts w:ascii="Times New Roman" w:eastAsia="Times New Roman" w:hAnsi="Times New Roman" w:cs="Times New Roman"/>
                <w:b/>
                <w:sz w:val="24"/>
                <w:szCs w:val="24"/>
                <w:lang w:val="kk-KZ"/>
              </w:rPr>
              <w:t xml:space="preserve">4.  </w:t>
            </w:r>
            <w:r w:rsidR="000B05A0">
              <w:rPr>
                <w:rFonts w:ascii="Times New Roman" w:eastAsia="Times New Roman" w:hAnsi="Times New Roman" w:cs="Times New Roman"/>
                <w:b/>
                <w:sz w:val="24"/>
                <w:szCs w:val="24"/>
                <w:lang w:val="kk-KZ"/>
              </w:rPr>
              <w:t xml:space="preserve">ТАРАПТАРДЫҢ </w:t>
            </w:r>
            <w:r w:rsidRPr="005E6667">
              <w:rPr>
                <w:rFonts w:ascii="Times New Roman" w:eastAsia="Times New Roman" w:hAnsi="Times New Roman" w:cs="Times New Roman"/>
                <w:b/>
                <w:sz w:val="24"/>
                <w:szCs w:val="24"/>
                <w:lang w:val="kk-KZ"/>
              </w:rPr>
              <w:t>ЖАУАПКЕРШІЛІ</w:t>
            </w:r>
            <w:r w:rsidR="000B05A0">
              <w:rPr>
                <w:rFonts w:ascii="Times New Roman" w:eastAsia="Times New Roman" w:hAnsi="Times New Roman" w:cs="Times New Roman"/>
                <w:b/>
                <w:sz w:val="24"/>
                <w:szCs w:val="24"/>
                <w:lang w:val="kk-KZ"/>
              </w:rPr>
              <w:t>ГІ</w:t>
            </w:r>
          </w:p>
          <w:p w14:paraId="2B37FB24" w14:textId="1D33A51D" w:rsidR="00C05D6A" w:rsidRPr="005E6667" w:rsidRDefault="00C05D6A" w:rsidP="00E27439">
            <w:pPr>
              <w:tabs>
                <w:tab w:val="left" w:pos="34"/>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4.1.   </w:t>
            </w:r>
            <w:r w:rsidR="00273BE9" w:rsidRPr="005E6667">
              <w:rPr>
                <w:rFonts w:ascii="Times New Roman" w:eastAsia="Times New Roman" w:hAnsi="Times New Roman" w:cs="Times New Roman"/>
                <w:sz w:val="24"/>
                <w:szCs w:val="24"/>
                <w:lang w:val="kk-KZ"/>
              </w:rPr>
              <w:t>Несиені</w:t>
            </w:r>
            <w:r w:rsidRPr="005E6667">
              <w:rPr>
                <w:rFonts w:ascii="Times New Roman" w:eastAsia="Times New Roman" w:hAnsi="Times New Roman" w:cs="Times New Roman"/>
                <w:sz w:val="24"/>
                <w:szCs w:val="24"/>
                <w:lang w:val="kk-KZ"/>
              </w:rPr>
              <w:t xml:space="preserve"> мақсатсыз пайдалану анықталған жағдайда, Қарыз беруші </w:t>
            </w:r>
            <w:r w:rsidR="0036247C" w:rsidRPr="005E6667">
              <w:rPr>
                <w:rFonts w:ascii="Times New Roman" w:eastAsia="Times New Roman" w:hAnsi="Times New Roman" w:cs="Times New Roman"/>
                <w:sz w:val="24"/>
                <w:szCs w:val="24"/>
                <w:lang w:val="kk-KZ"/>
              </w:rPr>
              <w:t>және/</w:t>
            </w:r>
            <w:r w:rsidRPr="005E6667">
              <w:rPr>
                <w:rFonts w:ascii="Times New Roman" w:eastAsia="Times New Roman" w:hAnsi="Times New Roman" w:cs="Times New Roman"/>
                <w:sz w:val="24"/>
                <w:szCs w:val="24"/>
                <w:lang w:val="kk-KZ"/>
              </w:rPr>
              <w:t xml:space="preserve">немесе Сенім білдірілген өкіл (агент) </w:t>
            </w:r>
            <w:r w:rsidR="00273BE9" w:rsidRPr="005E6667">
              <w:rPr>
                <w:rFonts w:ascii="Times New Roman" w:eastAsia="Times New Roman" w:hAnsi="Times New Roman" w:cs="Times New Roman"/>
                <w:sz w:val="24"/>
                <w:szCs w:val="24"/>
                <w:lang w:val="kk-KZ"/>
              </w:rPr>
              <w:t xml:space="preserve">Қарыз алушы жазбаша талап алған күннен бастап 3 (үш) жұмыс күні ішінде </w:t>
            </w:r>
            <w:r w:rsidRPr="005E6667">
              <w:rPr>
                <w:rFonts w:ascii="Times New Roman" w:eastAsia="Times New Roman" w:hAnsi="Times New Roman" w:cs="Times New Roman"/>
                <w:sz w:val="24"/>
                <w:szCs w:val="24"/>
                <w:lang w:val="kk-KZ"/>
              </w:rPr>
              <w:t xml:space="preserve">Қарыз алушыдан мақсатсыз пайдаланылған </w:t>
            </w:r>
            <w:r w:rsidR="00396E53" w:rsidRPr="005E6667">
              <w:rPr>
                <w:rFonts w:ascii="Times New Roman" w:eastAsia="Times New Roman" w:hAnsi="Times New Roman" w:cs="Times New Roman"/>
                <w:sz w:val="24"/>
                <w:szCs w:val="24"/>
                <w:lang w:val="kk-KZ"/>
              </w:rPr>
              <w:t>несие</w:t>
            </w:r>
            <w:r w:rsidRPr="005E6667">
              <w:rPr>
                <w:rFonts w:ascii="Times New Roman" w:eastAsia="Times New Roman" w:hAnsi="Times New Roman" w:cs="Times New Roman"/>
                <w:sz w:val="24"/>
                <w:szCs w:val="24"/>
                <w:lang w:val="kk-KZ"/>
              </w:rPr>
              <w:t xml:space="preserve"> сомасының 25%</w:t>
            </w:r>
            <w:r w:rsidR="00C5571D">
              <w:rPr>
                <w:rFonts w:ascii="Times New Roman" w:eastAsia="Times New Roman" w:hAnsi="Times New Roman" w:cs="Times New Roman"/>
                <w:sz w:val="24"/>
                <w:szCs w:val="24"/>
                <w:lang w:val="kk-KZ"/>
              </w:rPr>
              <w:t xml:space="preserve"> (жиырма бес пайыз)</w:t>
            </w:r>
            <w:r w:rsidRPr="005E6667">
              <w:rPr>
                <w:rFonts w:ascii="Times New Roman" w:eastAsia="Times New Roman" w:hAnsi="Times New Roman" w:cs="Times New Roman"/>
                <w:sz w:val="24"/>
                <w:szCs w:val="24"/>
                <w:lang w:val="kk-KZ"/>
              </w:rPr>
              <w:t xml:space="preserve"> мөлшерде айыппұл талап етуге және мақсатсыз пайдаланылған соманы мерзімінен бұрын қайтаруынталап етуге құқылы. </w:t>
            </w:r>
          </w:p>
          <w:p w14:paraId="1DAA59B0" w14:textId="1E55C8A3" w:rsidR="00C05D6A" w:rsidRDefault="00C05D6A" w:rsidP="00E27439">
            <w:pPr>
              <w:tabs>
                <w:tab w:val="left" w:pos="317"/>
              </w:tabs>
              <w:ind w:firstLine="3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4.2. Қарыздың мақсатты пайдаланылғанын растайтын құжаттар, </w:t>
            </w:r>
            <w:r w:rsidR="003F7F92" w:rsidRPr="005E6667">
              <w:rPr>
                <w:rFonts w:ascii="Times New Roman" w:eastAsia="Times New Roman" w:hAnsi="Times New Roman" w:cs="Times New Roman"/>
                <w:sz w:val="24"/>
                <w:szCs w:val="24"/>
                <w:lang w:val="kk-KZ"/>
              </w:rPr>
              <w:t>Шарт талаптарына сәйкес міндеттемелердің орындалуы жағдайын мониторингілеу</w:t>
            </w:r>
            <w:r w:rsidRPr="005E6667">
              <w:rPr>
                <w:rFonts w:ascii="Times New Roman" w:eastAsia="Times New Roman" w:hAnsi="Times New Roman" w:cs="Times New Roman"/>
                <w:sz w:val="24"/>
                <w:szCs w:val="24"/>
                <w:lang w:val="kk-KZ"/>
              </w:rPr>
              <w:t xml:space="preserve"> бойынша құжаттар уақытылы берілмеген немесе мүлдем берілмеген жағдайда, Қарыз беруші </w:t>
            </w:r>
            <w:r w:rsidR="00EB30D9" w:rsidRPr="005E6667">
              <w:rPr>
                <w:rFonts w:ascii="Times New Roman" w:eastAsia="Times New Roman" w:hAnsi="Times New Roman" w:cs="Times New Roman"/>
                <w:sz w:val="24"/>
                <w:szCs w:val="24"/>
                <w:lang w:val="kk-KZ"/>
              </w:rPr>
              <w:t>және/немесе Сенім білдірілген өкіл (агент) несие</w:t>
            </w:r>
            <w:r w:rsidRPr="005E6667">
              <w:rPr>
                <w:rFonts w:ascii="Times New Roman" w:eastAsia="Times New Roman" w:hAnsi="Times New Roman" w:cs="Times New Roman"/>
                <w:sz w:val="24"/>
                <w:szCs w:val="24"/>
                <w:lang w:val="kk-KZ"/>
              </w:rPr>
              <w:t xml:space="preserve"> шарты бойынша жалпы берешек сомасының 10% </w:t>
            </w:r>
            <w:r w:rsidR="006728EB">
              <w:rPr>
                <w:rFonts w:ascii="Times New Roman" w:eastAsia="Times New Roman" w:hAnsi="Times New Roman" w:cs="Times New Roman"/>
                <w:sz w:val="24"/>
                <w:szCs w:val="24"/>
                <w:lang w:val="kk-KZ"/>
              </w:rPr>
              <w:t xml:space="preserve">(он пайыз) </w:t>
            </w:r>
            <w:r w:rsidRPr="005E6667">
              <w:rPr>
                <w:rFonts w:ascii="Times New Roman" w:eastAsia="Times New Roman" w:hAnsi="Times New Roman" w:cs="Times New Roman"/>
                <w:sz w:val="24"/>
                <w:szCs w:val="24"/>
                <w:lang w:val="kk-KZ"/>
              </w:rPr>
              <w:t>мөлшерінде айыппұл төлеуін талап етуге құқылы.</w:t>
            </w:r>
          </w:p>
          <w:p w14:paraId="3F7E6A49" w14:textId="047CF881" w:rsidR="00681E14" w:rsidRPr="00681E14" w:rsidRDefault="00C05D6A" w:rsidP="00EC2353">
            <w:pPr>
              <w:tabs>
                <w:tab w:val="left" w:pos="742"/>
              </w:tabs>
              <w:ind w:left="3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4.3. </w:t>
            </w:r>
            <w:r w:rsidR="00EC2353" w:rsidRPr="00EC2353">
              <w:rPr>
                <w:rFonts w:ascii="Times New Roman" w:eastAsia="Times New Roman" w:hAnsi="Times New Roman" w:cs="Times New Roman"/>
                <w:sz w:val="24"/>
                <w:szCs w:val="24"/>
                <w:lang w:val="kk-KZ"/>
              </w:rPr>
              <w:t>Қарыз алушы төлемдер кестесін бұзған жағдайда, мерзімі өткен төлем сомасынан мерзімі өткен әрбір күнтізбелік күн үшін 90 (тоқсан) күнтізбелік күн ішінде 0,1% (нөл бүтін оннан бір пайыз) мөлшерінде өсімпұлды Қарыз берушіге төлейді.</w:t>
            </w:r>
            <w:r w:rsidR="00EC2353">
              <w:rPr>
                <w:rFonts w:ascii="Times New Roman" w:eastAsia="Times New Roman" w:hAnsi="Times New Roman" w:cs="Times New Roman"/>
                <w:sz w:val="24"/>
                <w:szCs w:val="24"/>
                <w:lang w:val="kk-KZ"/>
              </w:rPr>
              <w:t xml:space="preserve"> </w:t>
            </w:r>
            <w:r w:rsidR="00EC2353" w:rsidRPr="00EC2353">
              <w:rPr>
                <w:rFonts w:ascii="Times New Roman" w:eastAsia="Times New Roman" w:hAnsi="Times New Roman" w:cs="Times New Roman"/>
                <w:sz w:val="24"/>
                <w:szCs w:val="24"/>
                <w:lang w:val="kk-KZ"/>
              </w:rPr>
              <w:t>90 (тоқсан) күнтізбелік күн өткеннен кейін өсімпұл мерзімі өткен төлем сомасынан мерзімі өткен әрбір күнтізбелік күн үшін 0,03% (нөл бүтін жүзден үш пайыз) мөлшерінде есептеледі, бірақ қарыздың әрекет етуінің әрбір жылы үшін қарыздың жалпы сомасының 10%-ынан (он пайызынан) аспауға тиіс. Өсімпұл сомасы Сенім білдірілген өкілдің (агенттің) ағымдағы шотына аудару арқылы төленеді.</w:t>
            </w:r>
            <w:r w:rsidR="00EC2353">
              <w:rPr>
                <w:rFonts w:ascii="Times New Roman" w:eastAsia="Times New Roman" w:hAnsi="Times New Roman" w:cs="Times New Roman"/>
                <w:sz w:val="24"/>
                <w:szCs w:val="24"/>
                <w:lang w:val="kk-KZ"/>
              </w:rPr>
              <w:t xml:space="preserve"> </w:t>
            </w:r>
            <w:r w:rsidR="00EC2353" w:rsidRPr="00EC2353">
              <w:rPr>
                <w:rFonts w:ascii="Times New Roman" w:eastAsia="Times New Roman" w:hAnsi="Times New Roman" w:cs="Times New Roman"/>
                <w:sz w:val="24"/>
                <w:szCs w:val="24"/>
                <w:lang w:val="kk-KZ"/>
              </w:rPr>
              <w:t xml:space="preserve">Міндеттемені ішінара орындаған </w:t>
            </w:r>
            <w:r w:rsidR="00EC2353" w:rsidRPr="00EC2353">
              <w:rPr>
                <w:rFonts w:ascii="Times New Roman" w:eastAsia="Times New Roman" w:hAnsi="Times New Roman" w:cs="Times New Roman"/>
                <w:sz w:val="24"/>
                <w:szCs w:val="24"/>
                <w:lang w:val="kk-KZ"/>
              </w:rPr>
              <w:lastRenderedPageBreak/>
              <w:t>жағдайда, өсімпұл міндеттеменің орындалмаған бөлігіне мерзімін өткізіп алу туындаған күннен бастап есептеледі.</w:t>
            </w:r>
          </w:p>
          <w:p w14:paraId="3EDCAAE8" w14:textId="175D6E4D" w:rsidR="00C05D6A" w:rsidRPr="005E6667" w:rsidRDefault="00C05D6A" w:rsidP="00681E14">
            <w:pPr>
              <w:tabs>
                <w:tab w:val="left" w:pos="0"/>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4.4. Қарыз беруші</w:t>
            </w:r>
            <w:r w:rsidR="001C2F0E" w:rsidRPr="005E6667">
              <w:rPr>
                <w:rFonts w:ascii="Times New Roman" w:eastAsia="Times New Roman" w:hAnsi="Times New Roman" w:cs="Times New Roman"/>
                <w:sz w:val="24"/>
                <w:szCs w:val="24"/>
                <w:lang w:val="kk-KZ"/>
              </w:rPr>
              <w:t>, Сенім білдіретін өкіл (агент)</w:t>
            </w:r>
            <w:r w:rsidRPr="005E6667">
              <w:rPr>
                <w:rFonts w:ascii="Times New Roman" w:eastAsia="Times New Roman" w:hAnsi="Times New Roman" w:cs="Times New Roman"/>
                <w:sz w:val="24"/>
                <w:szCs w:val="24"/>
                <w:lang w:val="kk-KZ"/>
              </w:rPr>
              <w:t xml:space="preserve"> осы Шарттың орындалуы барысында алынға</w:t>
            </w:r>
            <w:r w:rsidR="002A6D5C" w:rsidRPr="005E6667">
              <w:rPr>
                <w:rFonts w:ascii="Times New Roman" w:eastAsia="Times New Roman" w:hAnsi="Times New Roman" w:cs="Times New Roman"/>
                <w:sz w:val="24"/>
                <w:szCs w:val="24"/>
                <w:lang w:val="kk-KZ"/>
              </w:rPr>
              <w:t>н ақпараттың құпиялығын сақтау бойынша</w:t>
            </w:r>
            <w:r w:rsidRPr="005E6667">
              <w:rPr>
                <w:rFonts w:ascii="Times New Roman" w:eastAsia="Times New Roman" w:hAnsi="Times New Roman" w:cs="Times New Roman"/>
                <w:sz w:val="24"/>
                <w:szCs w:val="24"/>
                <w:lang w:val="kk-KZ"/>
              </w:rPr>
              <w:t xml:space="preserve"> жауапкершілік алады. </w:t>
            </w:r>
          </w:p>
          <w:p w14:paraId="32956272" w14:textId="77777777" w:rsidR="00C05D6A" w:rsidRPr="005E6667" w:rsidRDefault="00C05D6A" w:rsidP="00E27439">
            <w:pPr>
              <w:tabs>
                <w:tab w:val="left" w:pos="600"/>
              </w:tabs>
              <w:ind w:left="3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4.5. Қарыз алушыға өзге де жауапкершілік шаралары Қазақстан Республикасының заңнамасына сәйкес қолданылады. </w:t>
            </w:r>
          </w:p>
          <w:p w14:paraId="27EE72ED" w14:textId="77777777" w:rsidR="00C05D6A" w:rsidRPr="005E6667" w:rsidRDefault="00C05D6A" w:rsidP="00E27439">
            <w:pPr>
              <w:tabs>
                <w:tab w:val="left" w:pos="33"/>
              </w:tabs>
              <w:ind w:left="3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4.6.  </w:t>
            </w:r>
            <w:r w:rsidR="00EC1CDE" w:rsidRPr="005E6667">
              <w:rPr>
                <w:rFonts w:ascii="Times New Roman" w:eastAsia="Times New Roman" w:hAnsi="Times New Roman" w:cs="Times New Roman"/>
                <w:sz w:val="24"/>
                <w:szCs w:val="24"/>
                <w:lang w:val="kk-KZ"/>
              </w:rPr>
              <w:t>С</w:t>
            </w:r>
            <w:r w:rsidRPr="005E6667">
              <w:rPr>
                <w:rFonts w:ascii="Times New Roman" w:eastAsia="Times New Roman" w:hAnsi="Times New Roman" w:cs="Times New Roman"/>
                <w:sz w:val="24"/>
                <w:szCs w:val="24"/>
                <w:lang w:val="kk-KZ"/>
              </w:rPr>
              <w:t>анкцияларды төлеу (айыппұл, өсім ақы, берешекті өндіріп алу бойынша ұсталымдар, бұдан әрі бірігіп - «айыппұл санкциялары») Қарыз алушыны міндеттемелерді орындаудан және ақауларды жоюдан босатпайды.</w:t>
            </w:r>
          </w:p>
          <w:p w14:paraId="01BBBAD4" w14:textId="77777777" w:rsidR="00C05D6A" w:rsidRPr="005E6667" w:rsidRDefault="00C05D6A" w:rsidP="00E27439">
            <w:pPr>
              <w:ind w:left="33" w:hanging="3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 4.7.  Санкцияларды төлеу Қарыз алушы </w:t>
            </w:r>
            <w:r w:rsidR="003C4A68" w:rsidRPr="005E6667">
              <w:rPr>
                <w:rFonts w:ascii="Times New Roman" w:eastAsia="Times New Roman" w:hAnsi="Times New Roman" w:cs="Times New Roman"/>
                <w:sz w:val="24"/>
                <w:szCs w:val="24"/>
                <w:lang w:val="kk-KZ"/>
              </w:rPr>
              <w:t xml:space="preserve">тарапынан </w:t>
            </w:r>
            <w:r w:rsidRPr="005E6667">
              <w:rPr>
                <w:rFonts w:ascii="Times New Roman" w:eastAsia="Times New Roman" w:hAnsi="Times New Roman" w:cs="Times New Roman"/>
                <w:sz w:val="24"/>
                <w:szCs w:val="24"/>
                <w:lang w:val="kk-KZ"/>
              </w:rPr>
              <w:t>Қарыз берушіден</w:t>
            </w:r>
            <w:r w:rsidR="00D05FA2" w:rsidRPr="005E6667">
              <w:rPr>
                <w:rFonts w:ascii="Times New Roman" w:eastAsia="Times New Roman" w:hAnsi="Times New Roman" w:cs="Times New Roman"/>
                <w:sz w:val="24"/>
                <w:szCs w:val="24"/>
                <w:lang w:val="kk-KZ"/>
              </w:rPr>
              <w:t>және/</w:t>
            </w:r>
            <w:r w:rsidR="00BF56BA" w:rsidRPr="005E6667">
              <w:rPr>
                <w:rFonts w:ascii="Times New Roman" w:eastAsia="Times New Roman" w:hAnsi="Times New Roman" w:cs="Times New Roman"/>
                <w:sz w:val="24"/>
                <w:szCs w:val="24"/>
                <w:lang w:val="kk-KZ"/>
              </w:rPr>
              <w:t>немесе Сенім білдірілген өкілден (агент)</w:t>
            </w:r>
            <w:r w:rsidRPr="005E6667">
              <w:rPr>
                <w:rFonts w:ascii="Times New Roman" w:eastAsia="Times New Roman" w:hAnsi="Times New Roman" w:cs="Times New Roman"/>
                <w:sz w:val="24"/>
                <w:szCs w:val="24"/>
                <w:lang w:val="kk-KZ"/>
              </w:rPr>
              <w:t xml:space="preserve"> жазбаша талапты алған күннен бастап 2 (екі) жұмыс күні ішінде жүргізіледі.</w:t>
            </w:r>
          </w:p>
          <w:p w14:paraId="19FB0A7E" w14:textId="77777777" w:rsidR="00C05D6A" w:rsidRPr="005E6667" w:rsidRDefault="00C05D6A" w:rsidP="00E27439">
            <w:pPr>
              <w:tabs>
                <w:tab w:val="left" w:pos="600"/>
              </w:tabs>
              <w:ind w:left="3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4.8.  Осы Шарт негізінде Қарыз алушы Қарыз беруші алдында шарттың талаптарына сәйкес міндеттерді орындамағаны немесе тиісті деңгейде орындамағаны үшін  жауапкершілікке ие болады.</w:t>
            </w:r>
          </w:p>
          <w:p w14:paraId="4ECE5572" w14:textId="17E4331C" w:rsidR="00C05D6A" w:rsidRPr="005E6667" w:rsidRDefault="00C05D6A" w:rsidP="00E27439">
            <w:pPr>
              <w:tabs>
                <w:tab w:val="left" w:pos="600"/>
              </w:tabs>
              <w:ind w:left="3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4.9. Шарттың 6.2.9, 6.2.13, 6.2.14 тармақтары бұз</w:t>
            </w:r>
            <w:r w:rsidR="00BF56BA" w:rsidRPr="005E6667">
              <w:rPr>
                <w:rFonts w:ascii="Times New Roman" w:eastAsia="Times New Roman" w:hAnsi="Times New Roman" w:cs="Times New Roman"/>
                <w:sz w:val="24"/>
                <w:szCs w:val="24"/>
                <w:lang w:val="kk-KZ"/>
              </w:rPr>
              <w:t>ыл</w:t>
            </w:r>
            <w:r w:rsidRPr="005E6667">
              <w:rPr>
                <w:rFonts w:ascii="Times New Roman" w:eastAsia="Times New Roman" w:hAnsi="Times New Roman" w:cs="Times New Roman"/>
                <w:sz w:val="24"/>
                <w:szCs w:val="24"/>
                <w:lang w:val="kk-KZ"/>
              </w:rPr>
              <w:t xml:space="preserve">ған жағдайда, Қарыз беруші </w:t>
            </w:r>
            <w:r w:rsidR="00640DD2" w:rsidRPr="005E6667">
              <w:rPr>
                <w:rFonts w:ascii="Times New Roman" w:eastAsia="Times New Roman" w:hAnsi="Times New Roman" w:cs="Times New Roman"/>
                <w:sz w:val="24"/>
                <w:szCs w:val="24"/>
                <w:lang w:val="kk-KZ"/>
              </w:rPr>
              <w:t xml:space="preserve">және/немесе Сенім білдірілген өкілден (агент) </w:t>
            </w:r>
            <w:r w:rsidR="00BF56BA" w:rsidRPr="005E6667">
              <w:rPr>
                <w:rFonts w:ascii="Times New Roman" w:eastAsia="Times New Roman" w:hAnsi="Times New Roman" w:cs="Times New Roman"/>
                <w:sz w:val="24"/>
                <w:szCs w:val="24"/>
                <w:lang w:val="kk-KZ"/>
              </w:rPr>
              <w:t xml:space="preserve">Қарыз алушыдан </w:t>
            </w:r>
            <w:r w:rsidRPr="005E6667">
              <w:rPr>
                <w:rFonts w:ascii="Times New Roman" w:eastAsia="Times New Roman" w:hAnsi="Times New Roman" w:cs="Times New Roman"/>
                <w:sz w:val="24"/>
                <w:szCs w:val="24"/>
                <w:lang w:val="kk-KZ"/>
              </w:rPr>
              <w:t>Шарт бойынша қарыздың жалпы сомасының 10%</w:t>
            </w:r>
            <w:r w:rsidR="004E14D0">
              <w:rPr>
                <w:rFonts w:ascii="Times New Roman" w:eastAsia="Times New Roman" w:hAnsi="Times New Roman" w:cs="Times New Roman"/>
                <w:sz w:val="24"/>
                <w:szCs w:val="24"/>
                <w:lang w:val="kk-KZ"/>
              </w:rPr>
              <w:t xml:space="preserve"> (он пайыз)</w:t>
            </w:r>
            <w:r w:rsidRPr="005E6667">
              <w:rPr>
                <w:rFonts w:ascii="Times New Roman" w:eastAsia="Times New Roman" w:hAnsi="Times New Roman" w:cs="Times New Roman"/>
                <w:sz w:val="24"/>
                <w:szCs w:val="24"/>
                <w:lang w:val="kk-KZ"/>
              </w:rPr>
              <w:t xml:space="preserve"> көлемінде айыппұл төлеуін және </w:t>
            </w:r>
            <w:r w:rsidR="00640DD2" w:rsidRPr="005E6667">
              <w:rPr>
                <w:rFonts w:ascii="Times New Roman" w:eastAsia="Times New Roman" w:hAnsi="Times New Roman" w:cs="Times New Roman"/>
                <w:sz w:val="24"/>
                <w:szCs w:val="24"/>
                <w:lang w:val="kk-KZ"/>
              </w:rPr>
              <w:t>несиені</w:t>
            </w:r>
            <w:r w:rsidRPr="005E6667">
              <w:rPr>
                <w:rFonts w:ascii="Times New Roman" w:eastAsia="Times New Roman" w:hAnsi="Times New Roman" w:cs="Times New Roman"/>
                <w:sz w:val="24"/>
                <w:szCs w:val="24"/>
                <w:lang w:val="kk-KZ"/>
              </w:rPr>
              <w:t xml:space="preserve"> мерзімінен бұрын қайтаруын талап етуге құқылы.</w:t>
            </w:r>
          </w:p>
          <w:p w14:paraId="5CB0E6CE" w14:textId="04F3F63D" w:rsidR="00CA0B00" w:rsidRDefault="00CA0B00" w:rsidP="00E27439">
            <w:pPr>
              <w:tabs>
                <w:tab w:val="left" w:pos="176"/>
                <w:tab w:val="left" w:pos="459"/>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4.10. </w:t>
            </w:r>
            <w:r w:rsidR="003611DF" w:rsidRPr="003611DF">
              <w:rPr>
                <w:rFonts w:ascii="Times New Roman" w:hAnsi="Times New Roman" w:cs="Times New Roman"/>
                <w:noProof/>
                <w:sz w:val="24"/>
                <w:szCs w:val="24"/>
                <w:lang w:val="kk-KZ"/>
              </w:rPr>
              <w:t>Шарттың 6.2.10-тармақты орындамаған жағдайда әрбір күн үшін жалпы берешектің 0</w:t>
            </w:r>
            <w:r w:rsidR="00654B82">
              <w:rPr>
                <w:rFonts w:ascii="Times New Roman" w:hAnsi="Times New Roman" w:cs="Times New Roman"/>
                <w:noProof/>
                <w:sz w:val="24"/>
                <w:szCs w:val="24"/>
                <w:lang w:val="kk-KZ"/>
              </w:rPr>
              <w:t>,</w:t>
            </w:r>
            <w:r w:rsidR="003611DF" w:rsidRPr="003611DF">
              <w:rPr>
                <w:rFonts w:ascii="Times New Roman" w:hAnsi="Times New Roman" w:cs="Times New Roman"/>
                <w:noProof/>
                <w:sz w:val="24"/>
                <w:szCs w:val="24"/>
                <w:lang w:val="kk-KZ"/>
              </w:rPr>
              <w:t xml:space="preserve">1% </w:t>
            </w:r>
            <w:r w:rsidR="00654B82">
              <w:rPr>
                <w:rFonts w:ascii="Times New Roman" w:hAnsi="Times New Roman" w:cs="Times New Roman"/>
                <w:noProof/>
                <w:sz w:val="24"/>
                <w:szCs w:val="24"/>
                <w:lang w:val="kk-KZ"/>
              </w:rPr>
              <w:t xml:space="preserve"> (нөл бүтін оннан бір пайыз) </w:t>
            </w:r>
            <w:r w:rsidR="003611DF" w:rsidRPr="003611DF">
              <w:rPr>
                <w:rFonts w:ascii="Times New Roman" w:hAnsi="Times New Roman" w:cs="Times New Roman"/>
                <w:noProof/>
                <w:sz w:val="24"/>
                <w:szCs w:val="24"/>
                <w:lang w:val="kk-KZ"/>
              </w:rPr>
              <w:t>мөлшерінде айыппұл салуға әкеп соғады, бірақ айыппұл мөлшері жалпы берешектің 10%</w:t>
            </w:r>
            <w:r w:rsidR="00654B82">
              <w:rPr>
                <w:rFonts w:ascii="Times New Roman" w:hAnsi="Times New Roman" w:cs="Times New Roman"/>
                <w:noProof/>
                <w:sz w:val="24"/>
                <w:szCs w:val="24"/>
                <w:lang w:val="kk-KZ"/>
              </w:rPr>
              <w:t xml:space="preserve"> </w:t>
            </w:r>
            <w:r w:rsidR="00654B82" w:rsidRPr="00654B82">
              <w:rPr>
                <w:rFonts w:ascii="Times New Roman" w:hAnsi="Times New Roman" w:cs="Times New Roman"/>
                <w:noProof/>
                <w:sz w:val="24"/>
                <w:szCs w:val="24"/>
                <w:lang w:val="kk-KZ"/>
              </w:rPr>
              <w:t>(о</w:t>
            </w:r>
            <w:r w:rsidR="00654B82">
              <w:rPr>
                <w:rFonts w:ascii="Times New Roman" w:hAnsi="Times New Roman" w:cs="Times New Roman"/>
                <w:noProof/>
                <w:sz w:val="24"/>
                <w:szCs w:val="24"/>
                <w:lang w:val="kk-KZ"/>
              </w:rPr>
              <w:t>н пайыз</w:t>
            </w:r>
            <w:r w:rsidR="00884FF4">
              <w:rPr>
                <w:rFonts w:ascii="Times New Roman" w:hAnsi="Times New Roman" w:cs="Times New Roman"/>
                <w:noProof/>
                <w:sz w:val="24"/>
                <w:szCs w:val="24"/>
                <w:lang w:val="kk-KZ"/>
              </w:rPr>
              <w:t>ынан)</w:t>
            </w:r>
            <w:r w:rsidR="003611DF" w:rsidRPr="003611DF">
              <w:rPr>
                <w:rFonts w:ascii="Times New Roman" w:hAnsi="Times New Roman" w:cs="Times New Roman"/>
                <w:noProof/>
                <w:sz w:val="24"/>
                <w:szCs w:val="24"/>
                <w:lang w:val="kk-KZ"/>
              </w:rPr>
              <w:t xml:space="preserve"> аспайды</w:t>
            </w:r>
            <w:r w:rsidRPr="005E6667">
              <w:rPr>
                <w:rFonts w:ascii="Times New Roman" w:eastAsia="Times New Roman" w:hAnsi="Times New Roman" w:cs="Times New Roman"/>
                <w:sz w:val="24"/>
                <w:szCs w:val="24"/>
                <w:lang w:val="kk-KZ"/>
              </w:rPr>
              <w:t>.</w:t>
            </w:r>
          </w:p>
          <w:p w14:paraId="703D9323" w14:textId="34A41643" w:rsidR="003611DF" w:rsidRDefault="0098046D" w:rsidP="00E27439">
            <w:pPr>
              <w:tabs>
                <w:tab w:val="left" w:pos="176"/>
                <w:tab w:val="left" w:pos="459"/>
              </w:tabs>
              <w:jc w:val="both"/>
              <w:rPr>
                <w:rFonts w:ascii="Times New Roman" w:eastAsia="Times New Roman" w:hAnsi="Times New Roman" w:cs="Times New Roman"/>
                <w:sz w:val="24"/>
                <w:szCs w:val="24"/>
                <w:lang w:val="kk-KZ"/>
              </w:rPr>
            </w:pPr>
            <w:r w:rsidRPr="0098046D">
              <w:rPr>
                <w:rFonts w:ascii="Times New Roman" w:eastAsia="Times New Roman" w:hAnsi="Times New Roman" w:cs="Times New Roman"/>
                <w:sz w:val="24"/>
                <w:szCs w:val="24"/>
                <w:lang w:val="kk-KZ"/>
              </w:rPr>
              <w:t>4.11. Осы Шарттың 7-бөлімінде көзделген міндеттемелер орындалмаған немесе тиісінше орындалмаған жағдайда, Қарыз беруші және/немесе Сенім білдірілген өкіл (агент) Қарыз алушыдан Шарт бойынша жалпы берешек сомасының 10% (он пайызы) мөлшерінде айыппұл төлеуді, сондай-ақ кредитті мерзімінен бұрын қайтаруды талап етуге құқылы.</w:t>
            </w:r>
          </w:p>
          <w:p w14:paraId="649CCB77" w14:textId="77777777" w:rsidR="003611DF" w:rsidRPr="005E6667" w:rsidRDefault="003611DF" w:rsidP="00E27439">
            <w:pPr>
              <w:tabs>
                <w:tab w:val="left" w:pos="176"/>
                <w:tab w:val="left" w:pos="459"/>
              </w:tabs>
              <w:jc w:val="both"/>
              <w:rPr>
                <w:rFonts w:ascii="Times New Roman" w:eastAsia="Times New Roman" w:hAnsi="Times New Roman" w:cs="Times New Roman"/>
                <w:sz w:val="24"/>
                <w:szCs w:val="24"/>
                <w:lang w:val="kk-KZ"/>
              </w:rPr>
            </w:pPr>
          </w:p>
          <w:p w14:paraId="74B18DFF" w14:textId="77777777" w:rsidR="00C05D6A" w:rsidRPr="005E6667" w:rsidRDefault="00BF3289" w:rsidP="00E27439">
            <w:pPr>
              <w:keepNext/>
              <w:keepLines/>
              <w:numPr>
                <w:ilvl w:val="0"/>
                <w:numId w:val="14"/>
              </w:numPr>
              <w:tabs>
                <w:tab w:val="left" w:pos="426"/>
              </w:tabs>
              <w:ind w:left="459" w:hanging="426"/>
              <w:jc w:val="center"/>
              <w:rPr>
                <w:rFonts w:ascii="Times New Roman" w:eastAsia="Times New Roman" w:hAnsi="Times New Roman" w:cs="Times New Roman"/>
                <w:b/>
                <w:sz w:val="24"/>
                <w:szCs w:val="24"/>
                <w:lang w:val="kk-KZ"/>
              </w:rPr>
            </w:pPr>
            <w:r w:rsidRPr="005E6667">
              <w:rPr>
                <w:rFonts w:ascii="Times New Roman" w:eastAsia="Times New Roman" w:hAnsi="Times New Roman" w:cs="Times New Roman"/>
                <w:b/>
                <w:sz w:val="24"/>
                <w:szCs w:val="24"/>
                <w:lang w:val="kk-KZ"/>
              </w:rPr>
              <w:t>НЕСИЕ БЕРУДЕН</w:t>
            </w:r>
            <w:r w:rsidR="00C05D6A" w:rsidRPr="005E6667">
              <w:rPr>
                <w:rFonts w:ascii="Times New Roman" w:eastAsia="Times New Roman" w:hAnsi="Times New Roman" w:cs="Times New Roman"/>
                <w:b/>
                <w:sz w:val="24"/>
                <w:szCs w:val="24"/>
                <w:lang w:val="kk-KZ"/>
              </w:rPr>
              <w:t xml:space="preserve"> НЕМЕСЕ АЛУДАН БАС ТАРТУ</w:t>
            </w:r>
          </w:p>
          <w:p w14:paraId="5AA161E7" w14:textId="66CDF948" w:rsidR="00C05D6A" w:rsidRDefault="00C05D6A" w:rsidP="00E27439">
            <w:pPr>
              <w:tabs>
                <w:tab w:val="left" w:pos="742"/>
              </w:tabs>
              <w:ind w:left="3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5.1.  Қарыз алушыға берілетін сома мерзімінде қайтарылмайтындығын нақты растайтын жағдайлар болғанда, сонымен қатар Қарыз </w:t>
            </w:r>
            <w:r w:rsidRPr="005E6667">
              <w:rPr>
                <w:rFonts w:ascii="Times New Roman" w:eastAsia="Times New Roman" w:hAnsi="Times New Roman" w:cs="Times New Roman"/>
                <w:sz w:val="24"/>
                <w:szCs w:val="24"/>
                <w:lang w:val="kk-KZ"/>
              </w:rPr>
              <w:lastRenderedPageBreak/>
              <w:t>алушының екінші деңгейлі банктер алдында, үшінші тұлғалар алдында мерзімі өткен міндеттері болған жағдайлар анықталғанда Қарыз беруші</w:t>
            </w:r>
            <w:r w:rsidR="00FF0F1D" w:rsidRPr="005E6667">
              <w:rPr>
                <w:rFonts w:ascii="Times New Roman" w:eastAsia="Times New Roman" w:hAnsi="Times New Roman" w:cs="Times New Roman"/>
                <w:sz w:val="24"/>
                <w:szCs w:val="24"/>
                <w:lang w:val="kk-KZ"/>
              </w:rPr>
              <w:t xml:space="preserve"> және/немесе</w:t>
            </w:r>
            <w:r w:rsidRPr="005E6667">
              <w:rPr>
                <w:rFonts w:ascii="Times New Roman" w:eastAsia="Times New Roman" w:hAnsi="Times New Roman" w:cs="Times New Roman"/>
                <w:sz w:val="24"/>
                <w:szCs w:val="24"/>
                <w:lang w:val="kk-KZ"/>
              </w:rPr>
              <w:t xml:space="preserve"> Сенім білдірілген өкіл (агент) Қарыз алушыға толық немесе жартылай </w:t>
            </w:r>
            <w:r w:rsidR="00396E53" w:rsidRPr="005E6667">
              <w:rPr>
                <w:rFonts w:ascii="Times New Roman" w:eastAsia="Times New Roman" w:hAnsi="Times New Roman" w:cs="Times New Roman"/>
                <w:sz w:val="24"/>
                <w:szCs w:val="24"/>
                <w:lang w:val="kk-KZ"/>
              </w:rPr>
              <w:t>несие</w:t>
            </w:r>
            <w:r w:rsidRPr="005E6667">
              <w:rPr>
                <w:rFonts w:ascii="Times New Roman" w:eastAsia="Times New Roman" w:hAnsi="Times New Roman" w:cs="Times New Roman"/>
                <w:sz w:val="24"/>
                <w:szCs w:val="24"/>
                <w:lang w:val="kk-KZ"/>
              </w:rPr>
              <w:t xml:space="preserve"> ұсынудан бас тартуға құқылы.</w:t>
            </w:r>
          </w:p>
          <w:p w14:paraId="06E12151" w14:textId="77777777" w:rsidR="00677652" w:rsidRPr="005E6667" w:rsidRDefault="00677652" w:rsidP="00E27439">
            <w:pPr>
              <w:tabs>
                <w:tab w:val="left" w:pos="742"/>
              </w:tabs>
              <w:ind w:left="33"/>
              <w:jc w:val="both"/>
              <w:rPr>
                <w:rFonts w:ascii="Times New Roman" w:eastAsia="Times New Roman" w:hAnsi="Times New Roman" w:cs="Times New Roman"/>
                <w:sz w:val="24"/>
                <w:szCs w:val="24"/>
                <w:lang w:val="kk-KZ"/>
              </w:rPr>
            </w:pPr>
          </w:p>
          <w:p w14:paraId="7C35B4E7" w14:textId="77777777" w:rsidR="00C05D6A" w:rsidRDefault="00C05D6A" w:rsidP="00E27439">
            <w:pPr>
              <w:tabs>
                <w:tab w:val="left" w:pos="742"/>
              </w:tabs>
              <w:ind w:left="3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5.2. Қарыз алушы </w:t>
            </w:r>
            <w:r w:rsidR="00396E53" w:rsidRPr="005E6667">
              <w:rPr>
                <w:rFonts w:ascii="Times New Roman" w:eastAsia="Times New Roman" w:hAnsi="Times New Roman" w:cs="Times New Roman"/>
                <w:sz w:val="24"/>
                <w:szCs w:val="24"/>
                <w:lang w:val="kk-KZ"/>
              </w:rPr>
              <w:t>несиені</w:t>
            </w:r>
            <w:r w:rsidRPr="005E6667">
              <w:rPr>
                <w:rFonts w:ascii="Times New Roman" w:eastAsia="Times New Roman" w:hAnsi="Times New Roman" w:cs="Times New Roman"/>
                <w:sz w:val="24"/>
                <w:szCs w:val="24"/>
                <w:lang w:val="kk-KZ"/>
              </w:rPr>
              <w:t xml:space="preserve"> толық немесе жартылай алудан бас тартуға құқылы, бұл туралы Қарыз берушіге</w:t>
            </w:r>
            <w:r w:rsidR="00FF0F1D" w:rsidRPr="005E6667">
              <w:rPr>
                <w:rFonts w:ascii="Times New Roman" w:eastAsia="Times New Roman" w:hAnsi="Times New Roman" w:cs="Times New Roman"/>
                <w:sz w:val="24"/>
                <w:szCs w:val="24"/>
                <w:lang w:val="kk-KZ"/>
              </w:rPr>
              <w:t xml:space="preserve"> және </w:t>
            </w:r>
            <w:r w:rsidRPr="005E6667">
              <w:rPr>
                <w:rFonts w:ascii="Times New Roman" w:eastAsia="Times New Roman" w:hAnsi="Times New Roman" w:cs="Times New Roman"/>
                <w:sz w:val="24"/>
                <w:szCs w:val="24"/>
                <w:lang w:val="kk-KZ"/>
              </w:rPr>
              <w:t>Сенім білдірілген өкілге (агент) жазбаша хабарлайды.</w:t>
            </w:r>
          </w:p>
          <w:p w14:paraId="37AE4289" w14:textId="77777777" w:rsidR="009E24E7" w:rsidRPr="005E6667" w:rsidRDefault="009E24E7" w:rsidP="00E27439">
            <w:pPr>
              <w:tabs>
                <w:tab w:val="left" w:pos="742"/>
              </w:tabs>
              <w:ind w:left="33"/>
              <w:jc w:val="both"/>
              <w:rPr>
                <w:rFonts w:ascii="Times New Roman" w:eastAsia="Times New Roman" w:hAnsi="Times New Roman" w:cs="Times New Roman"/>
                <w:sz w:val="24"/>
                <w:szCs w:val="24"/>
                <w:lang w:val="kk-KZ"/>
              </w:rPr>
            </w:pPr>
          </w:p>
          <w:p w14:paraId="05BD86FB" w14:textId="77777777" w:rsidR="00C05D6A" w:rsidRPr="005E6667" w:rsidRDefault="00C05D6A" w:rsidP="00E27439">
            <w:pPr>
              <w:keepNext/>
              <w:keepLines/>
              <w:tabs>
                <w:tab w:val="left" w:pos="426"/>
              </w:tabs>
              <w:jc w:val="center"/>
              <w:rPr>
                <w:rFonts w:ascii="Times New Roman" w:eastAsia="Times New Roman" w:hAnsi="Times New Roman" w:cs="Times New Roman"/>
                <w:b/>
                <w:sz w:val="24"/>
                <w:szCs w:val="24"/>
                <w:lang w:val="kk-KZ"/>
              </w:rPr>
            </w:pPr>
            <w:r w:rsidRPr="005E6667">
              <w:rPr>
                <w:rFonts w:ascii="Times New Roman" w:eastAsia="Times New Roman" w:hAnsi="Times New Roman" w:cs="Times New Roman"/>
                <w:b/>
                <w:sz w:val="24"/>
                <w:szCs w:val="24"/>
                <w:lang w:val="kk-KZ"/>
              </w:rPr>
              <w:t>6. ТАРАПТАРДЫҢ ҚҰҚЫҚТАРЫ МЕН МІНДЕТТЕРІ</w:t>
            </w:r>
          </w:p>
          <w:p w14:paraId="52EFF3CB"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6.1. Қарыз алушы келесі құқықтарға ие: </w:t>
            </w:r>
          </w:p>
          <w:p w14:paraId="5A689DD1" w14:textId="77777777" w:rsidR="00C05D6A" w:rsidRPr="005E6667" w:rsidRDefault="00C05D6A" w:rsidP="00E27439">
            <w:pPr>
              <w:tabs>
                <w:tab w:val="left" w:pos="284"/>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6.1.1. Қарыз алушы тұрақсыздық айыбын және айыппұл санкциясының басқа түрін төлемей, </w:t>
            </w:r>
            <w:r w:rsidR="00396E53" w:rsidRPr="005E6667">
              <w:rPr>
                <w:rFonts w:ascii="Times New Roman" w:eastAsia="Times New Roman" w:hAnsi="Times New Roman" w:cs="Times New Roman"/>
                <w:sz w:val="24"/>
                <w:szCs w:val="24"/>
                <w:lang w:val="kk-KZ"/>
              </w:rPr>
              <w:t>несиені</w:t>
            </w:r>
            <w:r w:rsidRPr="005E6667">
              <w:rPr>
                <w:rFonts w:ascii="Times New Roman" w:eastAsia="Times New Roman" w:hAnsi="Times New Roman" w:cs="Times New Roman"/>
                <w:sz w:val="24"/>
                <w:szCs w:val="24"/>
                <w:lang w:val="kk-KZ"/>
              </w:rPr>
              <w:t xml:space="preserve"> ішінара немесе толық көлемде мезгілінен бұрын өтеуге; </w:t>
            </w:r>
          </w:p>
          <w:p w14:paraId="7A7B4A6A" w14:textId="77777777" w:rsidR="00C05D6A" w:rsidRPr="005E6667" w:rsidRDefault="00C05D6A" w:rsidP="00E27439">
            <w:pPr>
              <w:tabs>
                <w:tab w:val="left" w:pos="284"/>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6.1.2.Негізгі қарызды және (немесе) Сыйақыны өтеу күні демалыс немесе мерекелік күнге келген  жағдайда, Негізгі қарызды және (немесе) Сыйақыны одан кейінгі жұмыс күнінде тұрақсыздық айбы немесе өзге айыппұл санкцияларын өтеусіз </w:t>
            </w:r>
            <w:r w:rsidR="006746F7" w:rsidRPr="005E6667">
              <w:rPr>
                <w:rFonts w:ascii="Times New Roman" w:eastAsia="Times New Roman" w:hAnsi="Times New Roman" w:cs="Times New Roman"/>
                <w:sz w:val="24"/>
                <w:szCs w:val="24"/>
                <w:lang w:val="kk-KZ"/>
              </w:rPr>
              <w:t>төлеуге</w:t>
            </w:r>
            <w:r w:rsidRPr="005E6667">
              <w:rPr>
                <w:rFonts w:ascii="Times New Roman" w:eastAsia="Times New Roman" w:hAnsi="Times New Roman" w:cs="Times New Roman"/>
                <w:sz w:val="24"/>
                <w:szCs w:val="24"/>
                <w:lang w:val="kk-KZ"/>
              </w:rPr>
              <w:t>;</w:t>
            </w:r>
          </w:p>
          <w:p w14:paraId="66E2CF7F" w14:textId="15832C4E" w:rsidR="00C05D6A" w:rsidRPr="005E6667" w:rsidRDefault="00C05D6A" w:rsidP="00E27439">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6.1.3. Өтініш бойынша </w:t>
            </w:r>
            <w:r w:rsidR="007A4CF5">
              <w:rPr>
                <w:rFonts w:ascii="Times New Roman" w:eastAsia="Times New Roman" w:hAnsi="Times New Roman" w:cs="Times New Roman"/>
                <w:sz w:val="24"/>
                <w:szCs w:val="24"/>
                <w:lang w:val="kk-KZ"/>
              </w:rPr>
              <w:t>3 (</w:t>
            </w:r>
            <w:r w:rsidRPr="005E6667">
              <w:rPr>
                <w:rFonts w:ascii="Times New Roman" w:eastAsia="Times New Roman" w:hAnsi="Times New Roman" w:cs="Times New Roman"/>
                <w:sz w:val="24"/>
                <w:szCs w:val="24"/>
                <w:lang w:val="kk-KZ"/>
              </w:rPr>
              <w:t>үш</w:t>
            </w:r>
            <w:r w:rsidR="007A4CF5">
              <w:rPr>
                <w:rFonts w:ascii="Times New Roman" w:eastAsia="Times New Roman" w:hAnsi="Times New Roman" w:cs="Times New Roman"/>
                <w:sz w:val="24"/>
                <w:szCs w:val="24"/>
                <w:lang w:val="kk-KZ"/>
              </w:rPr>
              <w:t>)</w:t>
            </w:r>
            <w:r w:rsidRPr="005E6667">
              <w:rPr>
                <w:rFonts w:ascii="Times New Roman" w:eastAsia="Times New Roman" w:hAnsi="Times New Roman" w:cs="Times New Roman"/>
                <w:sz w:val="24"/>
                <w:szCs w:val="24"/>
                <w:lang w:val="kk-KZ"/>
              </w:rPr>
              <w:t xml:space="preserve"> жұмыс күнінен аспайтын мерзімде, ақысыз, айына бір реттен жиі емес Шарт бойынша қарызды өтеу есебіне түсетін ақшаны бөлу (негізгі қарызға, сыйақыға, комиссияларға, тұрақсыздық айыбына, айыппұлдарға және айыппұл санкцияларының өзге де түрлеріне, сондай-ақ төленуге жататын басқа да сомаларға) туралы ақпаратты жазбаша түрде алу;</w:t>
            </w:r>
          </w:p>
          <w:p w14:paraId="263F393E" w14:textId="2308EA70" w:rsidR="00C05D6A" w:rsidRPr="005E6667" w:rsidRDefault="00C05D6A" w:rsidP="00E27439">
            <w:pPr>
              <w:tabs>
                <w:tab w:val="left" w:pos="284"/>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6.1.4. Шарт бойынша берілген ақшаны ішінара немесе толық мерзімінен бұрын Қарыз берушіге/Сенім білдірілген өкілге (агент) қайтару туралы өтініш бойынша ақысыз, </w:t>
            </w:r>
            <w:r w:rsidR="007A4CF5">
              <w:rPr>
                <w:rFonts w:ascii="Times New Roman" w:eastAsia="Times New Roman" w:hAnsi="Times New Roman" w:cs="Times New Roman"/>
                <w:sz w:val="24"/>
                <w:szCs w:val="24"/>
                <w:lang w:val="kk-KZ"/>
              </w:rPr>
              <w:t>3 (</w:t>
            </w:r>
            <w:r w:rsidRPr="005E6667">
              <w:rPr>
                <w:rFonts w:ascii="Times New Roman" w:eastAsia="Times New Roman" w:hAnsi="Times New Roman" w:cs="Times New Roman"/>
                <w:sz w:val="24"/>
                <w:szCs w:val="24"/>
                <w:lang w:val="kk-KZ"/>
              </w:rPr>
              <w:t>үш</w:t>
            </w:r>
            <w:r w:rsidR="007A4CF5">
              <w:rPr>
                <w:rFonts w:ascii="Times New Roman" w:eastAsia="Times New Roman" w:hAnsi="Times New Roman" w:cs="Times New Roman"/>
                <w:sz w:val="24"/>
                <w:szCs w:val="24"/>
                <w:lang w:val="kk-KZ"/>
              </w:rPr>
              <w:t>)</w:t>
            </w:r>
            <w:r w:rsidRPr="005E6667">
              <w:rPr>
                <w:rFonts w:ascii="Times New Roman" w:eastAsia="Times New Roman" w:hAnsi="Times New Roman" w:cs="Times New Roman"/>
                <w:sz w:val="24"/>
                <w:szCs w:val="24"/>
                <w:lang w:val="kk-KZ"/>
              </w:rPr>
              <w:t xml:space="preserve"> жұмыс күнінен аспайтын мерзімде негізгі қарызға, сыйақыға, комиссияларға, тұрақсыздық айыбына және айыппұл санкцияларының өзге де түрлеріне, сондай-ақ мерзімі өткен төлемдерді көрсете отырып, төленуге жататын басқа да сомаларға бөлінген, қайтарылуға тиісті соманың мөлшері туралы мәліметті жазбаша түрде алу;</w:t>
            </w:r>
          </w:p>
          <w:p w14:paraId="6283CDE6"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6.1.5. Шартта көрсетілгендей, Қарыз алушы қарыз шартының талаптарын Қарыз алушы үшін жақсарту мақсатында шарт талаптарын өзгерту туралы хабарламаны алған күннен бастап, 14 (он төрт) күнтізбелік күн ішінде Қарыз берушімен</w:t>
            </w:r>
            <w:r w:rsidR="00617DD1" w:rsidRPr="005E6667">
              <w:rPr>
                <w:rFonts w:ascii="Times New Roman" w:eastAsia="Times New Roman" w:hAnsi="Times New Roman" w:cs="Times New Roman"/>
                <w:sz w:val="24"/>
                <w:szCs w:val="24"/>
                <w:lang w:val="kk-KZ"/>
              </w:rPr>
              <w:t>/</w:t>
            </w:r>
            <w:r w:rsidRPr="005E6667">
              <w:rPr>
                <w:rFonts w:ascii="Times New Roman" w:eastAsia="Times New Roman" w:hAnsi="Times New Roman" w:cs="Times New Roman"/>
                <w:sz w:val="24"/>
                <w:szCs w:val="24"/>
                <w:lang w:val="kk-KZ"/>
              </w:rPr>
              <w:t xml:space="preserve">Сенім білдірілген өкілмен (агент) </w:t>
            </w:r>
            <w:r w:rsidRPr="005E6667">
              <w:rPr>
                <w:rFonts w:ascii="Times New Roman" w:eastAsia="Times New Roman" w:hAnsi="Times New Roman" w:cs="Times New Roman"/>
                <w:sz w:val="24"/>
                <w:szCs w:val="24"/>
                <w:lang w:val="kk-KZ"/>
              </w:rPr>
              <w:lastRenderedPageBreak/>
              <w:t>ұсынылған шарттарды жақсартуға бағытталған ұсынысынан бас тартуға;</w:t>
            </w:r>
          </w:p>
          <w:p w14:paraId="757ECA3E" w14:textId="15F46226"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6.1.6. Мерзімі өту басталған күннен бастап </w:t>
            </w:r>
            <w:r w:rsidR="007A4CF5">
              <w:rPr>
                <w:rFonts w:ascii="Times New Roman" w:eastAsia="Times New Roman" w:hAnsi="Times New Roman" w:cs="Times New Roman"/>
                <w:sz w:val="24"/>
                <w:szCs w:val="24"/>
                <w:lang w:val="kk-KZ"/>
              </w:rPr>
              <w:t>30 (</w:t>
            </w:r>
            <w:r w:rsidRPr="005E6667">
              <w:rPr>
                <w:rFonts w:ascii="Times New Roman" w:eastAsia="Times New Roman" w:hAnsi="Times New Roman" w:cs="Times New Roman"/>
                <w:sz w:val="24"/>
                <w:szCs w:val="24"/>
                <w:lang w:val="kk-KZ"/>
              </w:rPr>
              <w:t>отыз</w:t>
            </w:r>
            <w:r w:rsidR="007A4CF5">
              <w:rPr>
                <w:rFonts w:ascii="Times New Roman" w:eastAsia="Times New Roman" w:hAnsi="Times New Roman" w:cs="Times New Roman"/>
                <w:sz w:val="24"/>
                <w:szCs w:val="24"/>
                <w:lang w:val="kk-KZ"/>
              </w:rPr>
              <w:t>)</w:t>
            </w:r>
            <w:r w:rsidRPr="005E6667">
              <w:rPr>
                <w:rFonts w:ascii="Times New Roman" w:eastAsia="Times New Roman" w:hAnsi="Times New Roman" w:cs="Times New Roman"/>
                <w:sz w:val="24"/>
                <w:szCs w:val="24"/>
                <w:lang w:val="kk-KZ"/>
              </w:rPr>
              <w:t xml:space="preserve"> күнтізбелік күн аралығында Қарыз берушіге</w:t>
            </w:r>
            <w:r w:rsidR="00546AA7" w:rsidRPr="005E6667">
              <w:rPr>
                <w:rFonts w:ascii="Times New Roman" w:eastAsia="Times New Roman" w:hAnsi="Times New Roman" w:cs="Times New Roman"/>
                <w:sz w:val="24"/>
                <w:szCs w:val="24"/>
                <w:lang w:val="kk-KZ"/>
              </w:rPr>
              <w:t>/ Сенім білдірілген өкілге (агент)</w:t>
            </w:r>
            <w:r w:rsidRPr="005E6667">
              <w:rPr>
                <w:rFonts w:ascii="Times New Roman" w:eastAsia="Times New Roman" w:hAnsi="Times New Roman" w:cs="Times New Roman"/>
                <w:sz w:val="24"/>
                <w:szCs w:val="24"/>
                <w:lang w:val="kk-KZ"/>
              </w:rPr>
              <w:t xml:space="preserve"> бару және осы Шарт бойынша мерзімі өтудің пайда болу себептері және шарт талаптарына өзгерістер енгізу туралы, соның ішінде шарт бойынша сыйақы мөлшерлемесінің азаю жағына қарай өзгерумен байланысты басқа расталған мән-жайлар (жағдайлар) туралы жазбаша өтініш беру керек:</w:t>
            </w:r>
          </w:p>
          <w:p w14:paraId="1C2196A0"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1) берешекті өтеу әдісінің немесе берешекті өтеу кезектілігінің өзгеруі, соның ішінде негізгі қарызды басымдылық тәртіппен өтеу;</w:t>
            </w:r>
          </w:p>
          <w:p w14:paraId="4F9C3365" w14:textId="77777777" w:rsidR="00C05D6A"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2) шарттың </w:t>
            </w:r>
            <w:r w:rsidR="00546AA7" w:rsidRPr="005E6667">
              <w:rPr>
                <w:rFonts w:ascii="Times New Roman" w:eastAsia="Times New Roman" w:hAnsi="Times New Roman" w:cs="Times New Roman"/>
                <w:sz w:val="24"/>
                <w:szCs w:val="24"/>
                <w:lang w:val="kk-KZ"/>
              </w:rPr>
              <w:t>қолданылу</w:t>
            </w:r>
            <w:r w:rsidRPr="005E6667">
              <w:rPr>
                <w:rFonts w:ascii="Times New Roman" w:eastAsia="Times New Roman" w:hAnsi="Times New Roman" w:cs="Times New Roman"/>
                <w:sz w:val="24"/>
                <w:szCs w:val="24"/>
                <w:lang w:val="kk-KZ"/>
              </w:rPr>
              <w:t xml:space="preserve"> мерзімінің өзгеруі;</w:t>
            </w:r>
          </w:p>
          <w:p w14:paraId="2B995505" w14:textId="47CBF337" w:rsidR="004F425F" w:rsidRPr="00E32E87" w:rsidRDefault="004F425F" w:rsidP="004F425F">
            <w:pPr>
              <w:tabs>
                <w:tab w:val="left" w:pos="426"/>
              </w:tabs>
              <w:jc w:val="both"/>
              <w:rPr>
                <w:rFonts w:ascii="Times New Roman" w:hAnsi="Times New Roman" w:cs="Times New Roman"/>
                <w:noProof/>
                <w:sz w:val="24"/>
                <w:szCs w:val="24"/>
                <w:lang w:val="kk-KZ"/>
              </w:rPr>
            </w:pPr>
            <w:r w:rsidRPr="00E32E87">
              <w:rPr>
                <w:rFonts w:ascii="Times New Roman" w:hAnsi="Times New Roman" w:cs="Times New Roman"/>
                <w:noProof/>
                <w:sz w:val="24"/>
                <w:szCs w:val="24"/>
                <w:lang w:val="kk-KZ"/>
              </w:rPr>
              <w:t xml:space="preserve">6.1.7. Қарыз алған күннен бастап 14 (он төрт) </w:t>
            </w:r>
            <w:r w:rsidR="007A4CF5" w:rsidRPr="00E32E87">
              <w:rPr>
                <w:rFonts w:ascii="Times New Roman" w:hAnsi="Times New Roman" w:cs="Times New Roman"/>
                <w:noProof/>
                <w:sz w:val="24"/>
                <w:szCs w:val="24"/>
                <w:lang w:val="kk-KZ"/>
              </w:rPr>
              <w:t xml:space="preserve">күнтізбелік </w:t>
            </w:r>
            <w:r w:rsidRPr="00E32E87">
              <w:rPr>
                <w:rFonts w:ascii="Times New Roman" w:hAnsi="Times New Roman" w:cs="Times New Roman"/>
                <w:noProof/>
                <w:sz w:val="24"/>
                <w:szCs w:val="24"/>
                <w:lang w:val="kk-KZ"/>
              </w:rPr>
              <w:t xml:space="preserve">күн ішінде Қарыз алушы пайдаланылған күндердің нақты саны үшін сыйақы төлей отырып, қарыз сомасын қайтаруға құқылы. </w:t>
            </w:r>
          </w:p>
          <w:p w14:paraId="7A247F6A"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6.2. Қарыз алушы</w:t>
            </w:r>
            <w:r w:rsidR="00546AA7" w:rsidRPr="005E6667">
              <w:rPr>
                <w:rFonts w:ascii="Times New Roman" w:eastAsia="Times New Roman" w:hAnsi="Times New Roman" w:cs="Times New Roman"/>
                <w:sz w:val="24"/>
                <w:szCs w:val="24"/>
                <w:lang w:val="kk-KZ"/>
              </w:rPr>
              <w:t>н</w:t>
            </w:r>
            <w:r w:rsidR="00373D8B" w:rsidRPr="005E6667">
              <w:rPr>
                <w:rFonts w:ascii="Times New Roman" w:eastAsia="Times New Roman" w:hAnsi="Times New Roman" w:cs="Times New Roman"/>
                <w:sz w:val="24"/>
                <w:szCs w:val="24"/>
                <w:lang w:val="kk-KZ"/>
              </w:rPr>
              <w:t>ың</w:t>
            </w:r>
            <w:r w:rsidRPr="005E6667">
              <w:rPr>
                <w:rFonts w:ascii="Times New Roman" w:eastAsia="Times New Roman" w:hAnsi="Times New Roman" w:cs="Times New Roman"/>
                <w:sz w:val="24"/>
                <w:szCs w:val="24"/>
                <w:lang w:val="kk-KZ"/>
              </w:rPr>
              <w:t xml:space="preserve"> міндеттері:</w:t>
            </w:r>
          </w:p>
          <w:p w14:paraId="6538FAB2"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6.2.1. Осы Шарттың 1.1тармағына сәйкес </w:t>
            </w:r>
            <w:r w:rsidR="00396E53" w:rsidRPr="005E6667">
              <w:rPr>
                <w:rFonts w:ascii="Times New Roman" w:eastAsia="Times New Roman" w:hAnsi="Times New Roman" w:cs="Times New Roman"/>
                <w:sz w:val="24"/>
                <w:szCs w:val="24"/>
                <w:lang w:val="kk-KZ"/>
              </w:rPr>
              <w:t>несиені</w:t>
            </w:r>
            <w:r w:rsidRPr="005E6667">
              <w:rPr>
                <w:rFonts w:ascii="Times New Roman" w:eastAsia="Times New Roman" w:hAnsi="Times New Roman" w:cs="Times New Roman"/>
                <w:sz w:val="24"/>
                <w:szCs w:val="24"/>
                <w:lang w:val="kk-KZ"/>
              </w:rPr>
              <w:t xml:space="preserve"> мақсатты пайдалануға міндетті. </w:t>
            </w:r>
            <w:r w:rsidR="00D069B7" w:rsidRPr="005E6667">
              <w:rPr>
                <w:rFonts w:ascii="Times New Roman" w:eastAsia="Times New Roman" w:hAnsi="Times New Roman" w:cs="Times New Roman"/>
                <w:sz w:val="24"/>
                <w:szCs w:val="24"/>
                <w:lang w:val="kk-KZ"/>
              </w:rPr>
              <w:t>Несиені</w:t>
            </w:r>
            <w:r w:rsidRPr="005E6667">
              <w:rPr>
                <w:rFonts w:ascii="Times New Roman" w:eastAsia="Times New Roman" w:hAnsi="Times New Roman" w:cs="Times New Roman"/>
                <w:sz w:val="24"/>
                <w:szCs w:val="24"/>
                <w:lang w:val="kk-KZ"/>
              </w:rPr>
              <w:t xml:space="preserve"> алған күннен бастап 60 (</w:t>
            </w:r>
            <w:r w:rsidR="00D069B7" w:rsidRPr="005E6667">
              <w:rPr>
                <w:rFonts w:ascii="Times New Roman" w:eastAsia="Times New Roman" w:hAnsi="Times New Roman" w:cs="Times New Roman"/>
                <w:sz w:val="24"/>
                <w:szCs w:val="24"/>
                <w:lang w:val="kk-KZ"/>
              </w:rPr>
              <w:t>а</w:t>
            </w:r>
            <w:r w:rsidRPr="005E6667">
              <w:rPr>
                <w:rFonts w:ascii="Times New Roman" w:eastAsia="Times New Roman" w:hAnsi="Times New Roman" w:cs="Times New Roman"/>
                <w:sz w:val="24"/>
                <w:szCs w:val="24"/>
                <w:lang w:val="kk-KZ"/>
              </w:rPr>
              <w:t xml:space="preserve">лпыс) </w:t>
            </w:r>
            <w:r w:rsidR="00CF3865" w:rsidRPr="005E6667">
              <w:rPr>
                <w:rFonts w:ascii="Times New Roman" w:eastAsia="Times New Roman" w:hAnsi="Times New Roman" w:cs="Times New Roman"/>
                <w:sz w:val="24"/>
                <w:szCs w:val="24"/>
                <w:lang w:val="kk-KZ"/>
              </w:rPr>
              <w:t>жұмыс</w:t>
            </w:r>
            <w:r w:rsidRPr="005E6667">
              <w:rPr>
                <w:rFonts w:ascii="Times New Roman" w:eastAsia="Times New Roman" w:hAnsi="Times New Roman" w:cs="Times New Roman"/>
                <w:sz w:val="24"/>
                <w:szCs w:val="24"/>
                <w:lang w:val="kk-KZ"/>
              </w:rPr>
              <w:t xml:space="preserve"> күн аралығында </w:t>
            </w:r>
            <w:r w:rsidR="00396E53" w:rsidRPr="005E6667">
              <w:rPr>
                <w:rFonts w:ascii="Times New Roman" w:eastAsia="Times New Roman" w:hAnsi="Times New Roman" w:cs="Times New Roman"/>
                <w:sz w:val="24"/>
                <w:szCs w:val="24"/>
                <w:lang w:val="kk-KZ"/>
              </w:rPr>
              <w:t>несиенің</w:t>
            </w:r>
            <w:r w:rsidRPr="005E6667">
              <w:rPr>
                <w:rFonts w:ascii="Times New Roman" w:eastAsia="Times New Roman" w:hAnsi="Times New Roman" w:cs="Times New Roman"/>
                <w:sz w:val="24"/>
                <w:szCs w:val="24"/>
                <w:lang w:val="kk-KZ"/>
              </w:rPr>
              <w:t xml:space="preserve"> мақсатты қолданылуын растайтын құжаттарды ұсыну</w:t>
            </w:r>
            <w:r w:rsidR="00FD38CD" w:rsidRPr="005E6667">
              <w:rPr>
                <w:rFonts w:ascii="Times New Roman" w:eastAsia="Times New Roman" w:hAnsi="Times New Roman" w:cs="Times New Roman"/>
                <w:sz w:val="24"/>
                <w:szCs w:val="24"/>
                <w:lang w:val="kk-KZ"/>
              </w:rPr>
              <w:t xml:space="preserve"> (№2 қосымшаға сәйкес)</w:t>
            </w:r>
            <w:r w:rsidRPr="005E6667">
              <w:rPr>
                <w:rFonts w:ascii="Times New Roman" w:eastAsia="Times New Roman" w:hAnsi="Times New Roman" w:cs="Times New Roman"/>
                <w:sz w:val="24"/>
                <w:szCs w:val="24"/>
                <w:lang w:val="kk-KZ"/>
              </w:rPr>
              <w:t xml:space="preserve">. </w:t>
            </w:r>
            <w:r w:rsidR="00D069B7" w:rsidRPr="005E6667">
              <w:rPr>
                <w:rFonts w:ascii="Times New Roman" w:eastAsia="Times New Roman" w:hAnsi="Times New Roman" w:cs="Times New Roman"/>
                <w:sz w:val="24"/>
                <w:szCs w:val="24"/>
                <w:lang w:val="kk-KZ"/>
              </w:rPr>
              <w:t>О</w:t>
            </w:r>
            <w:r w:rsidRPr="005E6667">
              <w:rPr>
                <w:rFonts w:ascii="Times New Roman" w:eastAsia="Times New Roman" w:hAnsi="Times New Roman" w:cs="Times New Roman"/>
                <w:sz w:val="24"/>
                <w:szCs w:val="24"/>
                <w:lang w:val="kk-KZ"/>
              </w:rPr>
              <w:t xml:space="preserve">сы тармақта көрсетілген мерзімде </w:t>
            </w:r>
            <w:r w:rsidR="00D069B7" w:rsidRPr="005E6667">
              <w:rPr>
                <w:rFonts w:ascii="Times New Roman" w:eastAsia="Times New Roman" w:hAnsi="Times New Roman" w:cs="Times New Roman"/>
                <w:sz w:val="24"/>
                <w:szCs w:val="24"/>
                <w:lang w:val="kk-KZ"/>
              </w:rPr>
              <w:t xml:space="preserve">несиені </w:t>
            </w:r>
            <w:r w:rsidRPr="005E6667">
              <w:rPr>
                <w:rFonts w:ascii="Times New Roman" w:eastAsia="Times New Roman" w:hAnsi="Times New Roman" w:cs="Times New Roman"/>
                <w:sz w:val="24"/>
                <w:szCs w:val="24"/>
                <w:lang w:val="kk-KZ"/>
              </w:rPr>
              <w:t xml:space="preserve">мақсатты пайдалануды растайтын құжаттарды ұсынбаған жағдайда, </w:t>
            </w:r>
            <w:r w:rsidR="00D069B7" w:rsidRPr="005E6667">
              <w:rPr>
                <w:rFonts w:ascii="Times New Roman" w:eastAsia="Times New Roman" w:hAnsi="Times New Roman" w:cs="Times New Roman"/>
                <w:sz w:val="24"/>
                <w:szCs w:val="24"/>
                <w:lang w:val="kk-KZ"/>
              </w:rPr>
              <w:t>несие</w:t>
            </w:r>
            <w:r w:rsidRPr="005E6667">
              <w:rPr>
                <w:rFonts w:ascii="Times New Roman" w:eastAsia="Times New Roman" w:hAnsi="Times New Roman" w:cs="Times New Roman"/>
                <w:sz w:val="24"/>
                <w:szCs w:val="24"/>
                <w:lang w:val="kk-KZ"/>
              </w:rPr>
              <w:t xml:space="preserve"> мақсатты пайдаланылмаған болып есептелінеді. </w:t>
            </w:r>
          </w:p>
          <w:p w14:paraId="55F65BCD" w14:textId="77777777" w:rsidR="00C05D6A" w:rsidRPr="005E6667" w:rsidRDefault="00C05D6A" w:rsidP="00E27439">
            <w:pPr>
              <w:tabs>
                <w:tab w:val="left" w:pos="426"/>
                <w:tab w:val="left" w:pos="630"/>
                <w:tab w:val="left" w:pos="771"/>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6.2.2. </w:t>
            </w:r>
            <w:r w:rsidR="00E919F5" w:rsidRPr="005E6667">
              <w:rPr>
                <w:rFonts w:ascii="Times New Roman" w:eastAsia="Times New Roman" w:hAnsi="Times New Roman" w:cs="Times New Roman"/>
                <w:sz w:val="24"/>
                <w:szCs w:val="24"/>
                <w:lang w:val="kk-KZ"/>
              </w:rPr>
              <w:t>Несиені</w:t>
            </w:r>
            <w:r w:rsidRPr="005E6667">
              <w:rPr>
                <w:rFonts w:ascii="Times New Roman" w:eastAsia="Times New Roman" w:hAnsi="Times New Roman" w:cs="Times New Roman"/>
                <w:sz w:val="24"/>
                <w:szCs w:val="24"/>
                <w:lang w:val="kk-KZ"/>
              </w:rPr>
              <w:t xml:space="preserve"> мақсатсыз пайдалану анықталған жағдайда Қарыз берушінің</w:t>
            </w:r>
            <w:r w:rsidR="00E919F5" w:rsidRPr="005E6667">
              <w:rPr>
                <w:rFonts w:ascii="Times New Roman" w:eastAsia="Times New Roman" w:hAnsi="Times New Roman" w:cs="Times New Roman"/>
                <w:sz w:val="24"/>
                <w:szCs w:val="24"/>
                <w:lang w:val="kk-KZ"/>
              </w:rPr>
              <w:t>/ Сенім білдірілген өкілдің (агент)</w:t>
            </w:r>
            <w:r w:rsidRPr="005E6667">
              <w:rPr>
                <w:rFonts w:ascii="Times New Roman" w:eastAsia="Times New Roman" w:hAnsi="Times New Roman" w:cs="Times New Roman"/>
                <w:sz w:val="24"/>
                <w:szCs w:val="24"/>
                <w:lang w:val="kk-KZ"/>
              </w:rPr>
              <w:t xml:space="preserve"> жазбаша талабы бойынша </w:t>
            </w:r>
            <w:r w:rsidR="00396E53" w:rsidRPr="005E6667">
              <w:rPr>
                <w:rFonts w:ascii="Times New Roman" w:eastAsia="Times New Roman" w:hAnsi="Times New Roman" w:cs="Times New Roman"/>
                <w:sz w:val="24"/>
                <w:szCs w:val="24"/>
                <w:lang w:val="kk-KZ"/>
              </w:rPr>
              <w:t>несиені</w:t>
            </w:r>
            <w:r w:rsidRPr="005E6667">
              <w:rPr>
                <w:rFonts w:ascii="Times New Roman" w:eastAsia="Times New Roman" w:hAnsi="Times New Roman" w:cs="Times New Roman"/>
                <w:sz w:val="24"/>
                <w:szCs w:val="24"/>
                <w:lang w:val="kk-KZ"/>
              </w:rPr>
              <w:t xml:space="preserve"> мақсатты пайдаланбаған сомасын қайтарып, мақсатсыз пайдалануға есептелген айыппұл санкцияларын төлеуді мерзімінен бұрын жүзеге асыруға. </w:t>
            </w:r>
            <w:r w:rsidR="00E919F5" w:rsidRPr="005E6667">
              <w:rPr>
                <w:rFonts w:ascii="Times New Roman" w:eastAsia="Times New Roman" w:hAnsi="Times New Roman" w:cs="Times New Roman"/>
                <w:sz w:val="24"/>
                <w:szCs w:val="24"/>
                <w:lang w:val="kk-KZ"/>
              </w:rPr>
              <w:t>Несиені</w:t>
            </w:r>
            <w:r w:rsidRPr="005E6667">
              <w:rPr>
                <w:rFonts w:ascii="Times New Roman" w:eastAsia="Times New Roman" w:hAnsi="Times New Roman" w:cs="Times New Roman"/>
                <w:sz w:val="24"/>
                <w:szCs w:val="24"/>
                <w:lang w:val="kk-KZ"/>
              </w:rPr>
              <w:t xml:space="preserve"> уақытында пайдаланбаған жағдайда, Қарыз берушінің бірінші жазбаша талабы бойынша уақытылы пайдаланбағаны үшін есептелген айыппұл санкцияларын төлеуді жүзеге асыруға. </w:t>
            </w:r>
          </w:p>
          <w:p w14:paraId="672C98D8"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6.2.3. Осы Шартпен және оған №1 Қосымшамен бекітілген тәртіпте және мерзімде, Қарыз берушінің ағымдағы шотына ақша аудару жолымен Қарыз берушіге</w:t>
            </w:r>
            <w:r w:rsidR="00E919F5" w:rsidRPr="005E6667">
              <w:rPr>
                <w:rFonts w:ascii="Times New Roman" w:eastAsia="Times New Roman" w:hAnsi="Times New Roman" w:cs="Times New Roman"/>
                <w:sz w:val="24"/>
                <w:szCs w:val="24"/>
                <w:lang w:val="kk-KZ"/>
              </w:rPr>
              <w:t>/ Сенім білдірілген өкілге (агент)</w:t>
            </w:r>
            <w:r w:rsidRPr="005E6667">
              <w:rPr>
                <w:rFonts w:ascii="Times New Roman" w:eastAsia="Times New Roman" w:hAnsi="Times New Roman" w:cs="Times New Roman"/>
                <w:sz w:val="24"/>
                <w:szCs w:val="24"/>
                <w:lang w:val="kk-KZ"/>
              </w:rPr>
              <w:t xml:space="preserve"> негізгі қарыз сомасын, ол бойынша сыйақыларды өтеуге;</w:t>
            </w:r>
          </w:p>
          <w:p w14:paraId="34F07A59"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6.2.4.  Қарыз беруші</w:t>
            </w:r>
            <w:r w:rsidR="00E919F5" w:rsidRPr="005E6667">
              <w:rPr>
                <w:rFonts w:ascii="Times New Roman" w:eastAsia="Times New Roman" w:hAnsi="Times New Roman" w:cs="Times New Roman"/>
                <w:sz w:val="24"/>
                <w:szCs w:val="24"/>
                <w:lang w:val="kk-KZ"/>
              </w:rPr>
              <w:t>ні</w:t>
            </w:r>
            <w:r w:rsidRPr="005E6667">
              <w:rPr>
                <w:rFonts w:ascii="Times New Roman" w:eastAsia="Times New Roman" w:hAnsi="Times New Roman" w:cs="Times New Roman"/>
                <w:sz w:val="24"/>
                <w:szCs w:val="24"/>
                <w:lang w:val="kk-KZ"/>
              </w:rPr>
              <w:t xml:space="preserve"> және</w:t>
            </w:r>
            <w:r w:rsidR="00E919F5" w:rsidRPr="005E6667">
              <w:rPr>
                <w:rFonts w:ascii="Times New Roman" w:eastAsia="Times New Roman" w:hAnsi="Times New Roman" w:cs="Times New Roman"/>
                <w:sz w:val="24"/>
                <w:szCs w:val="24"/>
                <w:lang w:val="kk-KZ"/>
              </w:rPr>
              <w:t>/немесе</w:t>
            </w:r>
            <w:r w:rsidRPr="005E6667">
              <w:rPr>
                <w:rFonts w:ascii="Times New Roman" w:eastAsia="Times New Roman" w:hAnsi="Times New Roman" w:cs="Times New Roman"/>
                <w:sz w:val="24"/>
                <w:szCs w:val="24"/>
                <w:lang w:val="kk-KZ"/>
              </w:rPr>
              <w:t>Сенім білдірілген өкіл</w:t>
            </w:r>
            <w:r w:rsidR="00E919F5" w:rsidRPr="005E6667">
              <w:rPr>
                <w:rFonts w:ascii="Times New Roman" w:eastAsia="Times New Roman" w:hAnsi="Times New Roman" w:cs="Times New Roman"/>
                <w:sz w:val="24"/>
                <w:szCs w:val="24"/>
                <w:lang w:val="kk-KZ"/>
              </w:rPr>
              <w:t>ді</w:t>
            </w:r>
            <w:r w:rsidRPr="005E6667">
              <w:rPr>
                <w:rFonts w:ascii="Times New Roman" w:eastAsia="Times New Roman" w:hAnsi="Times New Roman" w:cs="Times New Roman"/>
                <w:sz w:val="24"/>
                <w:szCs w:val="24"/>
                <w:lang w:val="kk-KZ"/>
              </w:rPr>
              <w:t xml:space="preserve"> (агент) мекен-жайының, банктік деректемелерінің өзгеруі, қосымша </w:t>
            </w:r>
            <w:r w:rsidR="00396E53" w:rsidRPr="005E6667">
              <w:rPr>
                <w:rFonts w:ascii="Times New Roman" w:eastAsia="Times New Roman" w:hAnsi="Times New Roman" w:cs="Times New Roman"/>
                <w:sz w:val="24"/>
                <w:szCs w:val="24"/>
                <w:lang w:val="kk-KZ"/>
              </w:rPr>
              <w:lastRenderedPageBreak/>
              <w:t>несиелік</w:t>
            </w:r>
            <w:r w:rsidRPr="005E6667">
              <w:rPr>
                <w:rFonts w:ascii="Times New Roman" w:eastAsia="Times New Roman" w:hAnsi="Times New Roman" w:cs="Times New Roman"/>
                <w:sz w:val="24"/>
                <w:szCs w:val="24"/>
                <w:lang w:val="kk-KZ"/>
              </w:rPr>
              <w:t xml:space="preserve"> қаражаттар тартуы туралы, кепілдік міндеттемелер қабылдағаны және осы Шартқа сәйкес Қарыз берушінің алдында қабылданған міндеттерін орындауға әсер етуі мүмкін басқа да өзгерістер туралы бір айдан кем емес мерзімде ақпараттандыруға;</w:t>
            </w:r>
          </w:p>
          <w:p w14:paraId="0892870C"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6.2.5. Қарыз алушы осы Шарттың талаптарын орындамаған немесе тиісті орындамаған жағдайда Қарыз алушы: </w:t>
            </w:r>
          </w:p>
          <w:p w14:paraId="78537B3F" w14:textId="77777777" w:rsidR="00C05D6A" w:rsidRPr="005E6667" w:rsidRDefault="00161B70" w:rsidP="00E27439">
            <w:pPr>
              <w:numPr>
                <w:ilvl w:val="0"/>
                <w:numId w:val="13"/>
              </w:numPr>
              <w:tabs>
                <w:tab w:val="left" w:pos="0"/>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Қ</w:t>
            </w:r>
            <w:r w:rsidR="00C05D6A" w:rsidRPr="005E6667">
              <w:rPr>
                <w:rFonts w:ascii="Times New Roman" w:eastAsia="Times New Roman" w:hAnsi="Times New Roman" w:cs="Times New Roman"/>
                <w:sz w:val="24"/>
                <w:szCs w:val="24"/>
                <w:lang w:val="kk-KZ"/>
              </w:rPr>
              <w:t>арыз беруші немесе Сенім білдірілген өкіл (агент) алдында оған жеке меншік құқымен тиесілі мүлікпен, соның ішінде шоттарында теңгемен және шет елдік валютамен жауап беруге;</w:t>
            </w:r>
          </w:p>
          <w:p w14:paraId="35AC2051" w14:textId="77777777" w:rsidR="00C05D6A" w:rsidRPr="005E6667" w:rsidRDefault="00161B70" w:rsidP="00E27439">
            <w:pPr>
              <w:numPr>
                <w:ilvl w:val="0"/>
                <w:numId w:val="13"/>
              </w:numPr>
              <w:tabs>
                <w:tab w:val="left" w:pos="0"/>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Қ</w:t>
            </w:r>
            <w:r w:rsidR="00C05D6A" w:rsidRPr="005E6667">
              <w:rPr>
                <w:rFonts w:ascii="Times New Roman" w:eastAsia="Times New Roman" w:hAnsi="Times New Roman" w:cs="Times New Roman"/>
                <w:sz w:val="24"/>
                <w:szCs w:val="24"/>
                <w:lang w:val="kk-KZ"/>
              </w:rPr>
              <w:t>арыз берушіге</w:t>
            </w:r>
            <w:r w:rsidR="00F642A4" w:rsidRPr="005E6667">
              <w:rPr>
                <w:rFonts w:ascii="Times New Roman" w:eastAsia="Times New Roman" w:hAnsi="Times New Roman" w:cs="Times New Roman"/>
                <w:sz w:val="24"/>
                <w:szCs w:val="24"/>
                <w:lang w:val="kk-KZ"/>
              </w:rPr>
              <w:t>, Сенім білдірілген өкіл</w:t>
            </w:r>
            <w:r w:rsidR="00C05D6A" w:rsidRPr="005E6667">
              <w:rPr>
                <w:rFonts w:ascii="Times New Roman" w:eastAsia="Times New Roman" w:hAnsi="Times New Roman" w:cs="Times New Roman"/>
                <w:sz w:val="24"/>
                <w:szCs w:val="24"/>
                <w:lang w:val="kk-KZ"/>
              </w:rPr>
              <w:t xml:space="preserve"> екінші деңгейлі қызмет көрсететін кез келген банктерден, Қазақстан Республикасының территориясында орналасқан қаржылық, кредиттік ұйымдар мен мекемелерде өз шоттарынан теңгемен және шет елдік валютамен ақшаны акцептсіз сөзсіз және қайтарып алмайтындай шешіп алу құқығын беруге;</w:t>
            </w:r>
          </w:p>
          <w:p w14:paraId="276083CA"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6.2.6. Қарыз беруші немесе Сенім білдірілген өкіл (агент) кез келген уақытта </w:t>
            </w:r>
            <w:r w:rsidR="00693EF1" w:rsidRPr="005E6667">
              <w:rPr>
                <w:rFonts w:ascii="Times New Roman" w:eastAsia="Times New Roman" w:hAnsi="Times New Roman" w:cs="Times New Roman"/>
                <w:sz w:val="24"/>
                <w:szCs w:val="24"/>
                <w:lang w:val="kk-KZ"/>
              </w:rPr>
              <w:t>несиені</w:t>
            </w:r>
            <w:r w:rsidRPr="005E6667">
              <w:rPr>
                <w:rFonts w:ascii="Times New Roman" w:eastAsia="Times New Roman" w:hAnsi="Times New Roman" w:cs="Times New Roman"/>
                <w:sz w:val="24"/>
                <w:szCs w:val="24"/>
                <w:lang w:val="kk-KZ"/>
              </w:rPr>
              <w:t xml:space="preserve"> мақсатты және уақытында пайдаланылуына тексеру жүргізуге кедергі келтірмеу, алынған </w:t>
            </w:r>
            <w:r w:rsidR="00396E53" w:rsidRPr="005E6667">
              <w:rPr>
                <w:rFonts w:ascii="Times New Roman" w:eastAsia="Times New Roman" w:hAnsi="Times New Roman" w:cs="Times New Roman"/>
                <w:sz w:val="24"/>
                <w:szCs w:val="24"/>
                <w:lang w:val="kk-KZ"/>
              </w:rPr>
              <w:t>несиені</w:t>
            </w:r>
            <w:r w:rsidRPr="005E6667">
              <w:rPr>
                <w:rFonts w:ascii="Times New Roman" w:eastAsia="Times New Roman" w:hAnsi="Times New Roman" w:cs="Times New Roman"/>
                <w:sz w:val="24"/>
                <w:szCs w:val="24"/>
                <w:lang w:val="kk-KZ"/>
              </w:rPr>
              <w:t xml:space="preserve"> пайдалануға қатысты барлық қажетті құжаттарды ұсынуға; </w:t>
            </w:r>
          </w:p>
          <w:p w14:paraId="3CACB759"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6.2.7. Осы Шарт бойынша қамтамасыз ету болып табылатын кепіл құқығының туындауын, өзгеруін және тоқтауын тіркеу бойынша барлық шығындарды</w:t>
            </w:r>
            <w:r w:rsidR="00693EF1" w:rsidRPr="005E6667">
              <w:rPr>
                <w:rFonts w:ascii="Times New Roman" w:eastAsia="Times New Roman" w:hAnsi="Times New Roman" w:cs="Times New Roman"/>
                <w:sz w:val="24"/>
                <w:szCs w:val="24"/>
                <w:lang w:val="kk-KZ"/>
              </w:rPr>
              <w:t xml:space="preserve"> төлеуге</w:t>
            </w:r>
            <w:r w:rsidRPr="005E6667">
              <w:rPr>
                <w:rFonts w:ascii="Times New Roman" w:eastAsia="Times New Roman" w:hAnsi="Times New Roman" w:cs="Times New Roman"/>
                <w:sz w:val="24"/>
                <w:szCs w:val="24"/>
                <w:lang w:val="kk-KZ"/>
              </w:rPr>
              <w:t xml:space="preserve"> Қарыз алушы/Кепіл беруші м</w:t>
            </w:r>
            <w:r w:rsidR="00693EF1" w:rsidRPr="005E6667">
              <w:rPr>
                <w:rFonts w:ascii="Times New Roman" w:eastAsia="Times New Roman" w:hAnsi="Times New Roman" w:cs="Times New Roman"/>
                <w:sz w:val="24"/>
                <w:szCs w:val="24"/>
                <w:lang w:val="kk-KZ"/>
              </w:rPr>
              <w:t>і</w:t>
            </w:r>
            <w:r w:rsidRPr="005E6667">
              <w:rPr>
                <w:rFonts w:ascii="Times New Roman" w:eastAsia="Times New Roman" w:hAnsi="Times New Roman" w:cs="Times New Roman"/>
                <w:sz w:val="24"/>
                <w:szCs w:val="24"/>
                <w:lang w:val="kk-KZ"/>
              </w:rPr>
              <w:t xml:space="preserve">ндетенеді. </w:t>
            </w:r>
          </w:p>
          <w:p w14:paraId="49029870"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6.2.8. Осы Шарт бойынша міндеттерін толық орындағанға дейін сақтандыру компанияларында кепілге қойылған мүлікті уақытында сақтандыруды жүзеге асыруға (қамтамасыз ету) міндеттенеді.</w:t>
            </w:r>
          </w:p>
          <w:p w14:paraId="039EE8FE"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6.2.9. Қарыз берушінің немесе Сенім білдірілген өкіл</w:t>
            </w:r>
            <w:r w:rsidR="00FD0A74" w:rsidRPr="005E6667">
              <w:rPr>
                <w:rFonts w:ascii="Times New Roman" w:eastAsia="Times New Roman" w:hAnsi="Times New Roman" w:cs="Times New Roman"/>
                <w:sz w:val="24"/>
                <w:szCs w:val="24"/>
                <w:lang w:val="kk-KZ"/>
              </w:rPr>
              <w:t>дің</w:t>
            </w:r>
            <w:r w:rsidRPr="005E6667">
              <w:rPr>
                <w:rFonts w:ascii="Times New Roman" w:eastAsia="Times New Roman" w:hAnsi="Times New Roman" w:cs="Times New Roman"/>
                <w:sz w:val="24"/>
                <w:szCs w:val="24"/>
                <w:lang w:val="kk-KZ"/>
              </w:rPr>
              <w:t xml:space="preserve"> (агент) алдын ала жазбаша келісімінсіз, жүзеге асыру мақсатында қарыз алынған қызмет түрін алып тастау немесе өзгерту туралы өзінің құрылтай және (немесе) өзге құжаттарының бөліктеріне өзгерістер енгізбеу</w:t>
            </w:r>
            <w:r w:rsidR="00A4287A" w:rsidRPr="005E6667">
              <w:rPr>
                <w:rFonts w:ascii="Times New Roman" w:eastAsia="Times New Roman" w:hAnsi="Times New Roman" w:cs="Times New Roman"/>
                <w:sz w:val="24"/>
                <w:szCs w:val="24"/>
                <w:lang w:val="kk-KZ"/>
              </w:rPr>
              <w:t>ге</w:t>
            </w:r>
            <w:r w:rsidRPr="005E6667">
              <w:rPr>
                <w:rFonts w:ascii="Times New Roman" w:eastAsia="Times New Roman" w:hAnsi="Times New Roman" w:cs="Times New Roman"/>
                <w:sz w:val="24"/>
                <w:szCs w:val="24"/>
                <w:lang w:val="kk-KZ"/>
              </w:rPr>
              <w:t>.</w:t>
            </w:r>
          </w:p>
          <w:p w14:paraId="025D05C2" w14:textId="3D3A89DB" w:rsidR="00C05D6A" w:rsidRPr="005E6667" w:rsidRDefault="00C05D6A" w:rsidP="00E27439">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6.2.10. </w:t>
            </w:r>
            <w:r w:rsidR="00502CBA" w:rsidRPr="00CA1C2D">
              <w:rPr>
                <w:rFonts w:ascii="Times New Roman" w:eastAsia="Times New Roman" w:hAnsi="Times New Roman" w:cs="Times New Roman"/>
                <w:sz w:val="24"/>
                <w:szCs w:val="24"/>
                <w:lang w:val="kk-KZ"/>
              </w:rPr>
              <w:t>Қарыз алушы осы Шартты орындау шеңберінде жазбаша сұрау салу алынған күннен бастап 30 (отыз) күнтізбелік күн ішінде Қарыз берушіге және Сенім білдірілген тұлғаға (агентке) Қарыз алушының қаржылық-шаруашылық қызметіне қатысты кез келген ақпарат пен құжаттаманы ұсынуға міндетті</w:t>
            </w:r>
            <w:r w:rsidRPr="005E6667">
              <w:rPr>
                <w:rFonts w:ascii="Times New Roman" w:eastAsia="Times New Roman" w:hAnsi="Times New Roman" w:cs="Times New Roman"/>
                <w:sz w:val="24"/>
                <w:szCs w:val="24"/>
                <w:lang w:val="kk-KZ"/>
              </w:rPr>
              <w:t xml:space="preserve">; </w:t>
            </w:r>
          </w:p>
          <w:p w14:paraId="45B2A0C5" w14:textId="77777777" w:rsidR="00C05D6A" w:rsidRPr="005E6667" w:rsidRDefault="00C05D6A" w:rsidP="00E27439">
            <w:pPr>
              <w:tabs>
                <w:tab w:val="left" w:pos="0"/>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lastRenderedPageBreak/>
              <w:t xml:space="preserve">6.2.11. Шарт бойынша міндеттерді толық орындағанға дейін, кәсіпкерлік субъектісі болып қалып және кәсіпкерлік субъектісі ретінде өзінің салық төлеуші </w:t>
            </w:r>
            <w:r w:rsidR="00276D23" w:rsidRPr="005E6667">
              <w:rPr>
                <w:rFonts w:ascii="Times New Roman" w:eastAsia="Times New Roman" w:hAnsi="Times New Roman" w:cs="Times New Roman"/>
                <w:sz w:val="24"/>
                <w:szCs w:val="24"/>
                <w:lang w:val="kk-KZ"/>
              </w:rPr>
              <w:t>міндеттерін</w:t>
            </w:r>
            <w:r w:rsidRPr="005E6667">
              <w:rPr>
                <w:rFonts w:ascii="Times New Roman" w:eastAsia="Times New Roman" w:hAnsi="Times New Roman" w:cs="Times New Roman"/>
                <w:sz w:val="24"/>
                <w:szCs w:val="24"/>
                <w:lang w:val="kk-KZ"/>
              </w:rPr>
              <w:t xml:space="preserve"> тиісті деңгейде орындау; </w:t>
            </w:r>
          </w:p>
          <w:p w14:paraId="70CE6F5F" w14:textId="1A862D01"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6.2.12. Осы Шарт бойынша міндеттерді толық орындағанға дейін жүзеге асыру мақсатында қарыз алынған қызмет түрін тоқтатпау;</w:t>
            </w:r>
          </w:p>
          <w:p w14:paraId="3A937D22" w14:textId="4E82FAC8"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6.2.13.</w:t>
            </w:r>
            <w:r w:rsidR="004771A6" w:rsidRPr="005E6667">
              <w:rPr>
                <w:rFonts w:ascii="Times New Roman" w:eastAsia="Times New Roman" w:hAnsi="Times New Roman" w:cs="Times New Roman"/>
                <w:sz w:val="24"/>
                <w:szCs w:val="24"/>
                <w:lang w:val="kk-KZ"/>
              </w:rPr>
              <w:t xml:space="preserve"> </w:t>
            </w:r>
            <w:r w:rsidR="00502CBA" w:rsidRPr="00E32E87">
              <w:rPr>
                <w:rFonts w:ascii="Times New Roman" w:hAnsi="Times New Roman" w:cs="Times New Roman"/>
                <w:noProof/>
                <w:sz w:val="24"/>
                <w:szCs w:val="24"/>
                <w:lang w:val="kk-KZ" w:eastAsia="en-US"/>
              </w:rPr>
              <w:t>Міндеттемелерді толық орындағанға дейін заңды тұлға ретінде тіркеуді тоқтатпау</w:t>
            </w:r>
            <w:r w:rsidRPr="005E6667">
              <w:rPr>
                <w:rFonts w:ascii="Times New Roman" w:eastAsia="Times New Roman" w:hAnsi="Times New Roman" w:cs="Times New Roman"/>
                <w:sz w:val="24"/>
                <w:szCs w:val="24"/>
                <w:lang w:val="kk-KZ"/>
              </w:rPr>
              <w:t>;</w:t>
            </w:r>
          </w:p>
          <w:p w14:paraId="2BAE2BDA" w14:textId="53D51679" w:rsidR="001612BA"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6.2.14 Несиелік (қарызға алынған) қаражат есебінен </w:t>
            </w:r>
            <w:r w:rsidR="00951756" w:rsidRPr="005E6667">
              <w:rPr>
                <w:rFonts w:ascii="Times New Roman" w:eastAsia="Times New Roman" w:hAnsi="Times New Roman" w:cs="Times New Roman"/>
                <w:sz w:val="24"/>
                <w:szCs w:val="24"/>
                <w:lang w:val="kk-KZ"/>
              </w:rPr>
              <w:t xml:space="preserve">ниетсіз тек түрі үшін </w:t>
            </w:r>
            <w:r w:rsidRPr="005E6667">
              <w:rPr>
                <w:rFonts w:ascii="Times New Roman" w:eastAsia="Times New Roman" w:hAnsi="Times New Roman" w:cs="Times New Roman"/>
                <w:sz w:val="24"/>
                <w:szCs w:val="24"/>
                <w:lang w:val="kk-KZ"/>
              </w:rPr>
              <w:t>келісім шарттар</w:t>
            </w:r>
            <w:r w:rsidR="00951756" w:rsidRPr="005E6667">
              <w:rPr>
                <w:rFonts w:ascii="Times New Roman" w:eastAsia="Times New Roman" w:hAnsi="Times New Roman" w:cs="Times New Roman"/>
                <w:sz w:val="24"/>
                <w:szCs w:val="24"/>
                <w:lang w:val="kk-KZ"/>
              </w:rPr>
              <w:t xml:space="preserve"> жасамауға</w:t>
            </w:r>
            <w:r w:rsidRPr="005E6667">
              <w:rPr>
                <w:rFonts w:ascii="Times New Roman" w:eastAsia="Times New Roman" w:hAnsi="Times New Roman" w:cs="Times New Roman"/>
                <w:sz w:val="24"/>
                <w:szCs w:val="24"/>
                <w:lang w:val="kk-KZ"/>
              </w:rPr>
              <w:t>, сонымен қатар жақын туыстарынан (ата-аналар (ата-ана), балалар, асырап алушылар, асырап алынғандар, ата-анасы бір және ата-анасы бөлек ағалы-інілер мен апалы-сіңлілер</w:t>
            </w:r>
            <w:r w:rsidR="00DE1D60" w:rsidRPr="005E6667">
              <w:rPr>
                <w:rFonts w:ascii="Times New Roman" w:eastAsia="Times New Roman" w:hAnsi="Times New Roman" w:cs="Times New Roman"/>
                <w:sz w:val="24"/>
                <w:szCs w:val="24"/>
                <w:lang w:val="kk-KZ"/>
              </w:rPr>
              <w:t>ден</w:t>
            </w:r>
            <w:r w:rsidRPr="005E6667">
              <w:rPr>
                <w:rFonts w:ascii="Times New Roman" w:eastAsia="Times New Roman" w:hAnsi="Times New Roman" w:cs="Times New Roman"/>
                <w:sz w:val="24"/>
                <w:szCs w:val="24"/>
                <w:lang w:val="kk-KZ"/>
              </w:rPr>
              <w:t xml:space="preserve"> (аға-қарындастар), ата, әже, немерелер) мүлік сатып алмауға;</w:t>
            </w:r>
          </w:p>
          <w:p w14:paraId="31FEE803" w14:textId="2FD2F9A5" w:rsidR="00502CBA" w:rsidRDefault="00502CBA" w:rsidP="00E27439">
            <w:pPr>
              <w:tabs>
                <w:tab w:val="left" w:pos="426"/>
              </w:tabs>
              <w:jc w:val="both"/>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6.2.15.</w:t>
            </w:r>
            <w:r w:rsidRPr="00E32E87">
              <w:rPr>
                <w:rFonts w:ascii="Times New Roman" w:hAnsi="Times New Roman" w:cs="Times New Roman"/>
                <w:sz w:val="24"/>
                <w:szCs w:val="24"/>
                <w:lang w:val="kk-KZ"/>
              </w:rPr>
              <w:t xml:space="preserve"> Осы Шарттың бүкіл қолданылу мерзімі ішінде </w:t>
            </w:r>
            <w:r w:rsidRPr="00E32E87">
              <w:rPr>
                <w:rFonts w:ascii="Times New Roman" w:hAnsi="Times New Roman" w:cs="Times New Roman"/>
                <w:bCs/>
                <w:sz w:val="24"/>
                <w:szCs w:val="24"/>
                <w:lang w:val="kk-KZ"/>
              </w:rPr>
              <w:t>«</w:t>
            </w:r>
            <w:r>
              <w:rPr>
                <w:rFonts w:ascii="Times New Roman" w:hAnsi="Times New Roman" w:cs="Times New Roman"/>
                <w:sz w:val="24"/>
                <w:szCs w:val="24"/>
                <w:lang w:val="kk-KZ"/>
              </w:rPr>
              <w:t>__________________</w:t>
            </w:r>
            <w:r w:rsidRPr="00E32E87">
              <w:rPr>
                <w:rFonts w:ascii="Times New Roman" w:hAnsi="Times New Roman" w:cs="Times New Roman"/>
                <w:bCs/>
                <w:sz w:val="24"/>
                <w:szCs w:val="24"/>
                <w:lang w:val="kk-KZ"/>
              </w:rPr>
              <w:t>»</w:t>
            </w:r>
            <w:r w:rsidRPr="00E32E87">
              <w:rPr>
                <w:rFonts w:ascii="Times New Roman" w:hAnsi="Times New Roman" w:cs="Times New Roman"/>
                <w:sz w:val="24"/>
                <w:szCs w:val="24"/>
                <w:lang w:val="kk-KZ"/>
              </w:rPr>
              <w:t xml:space="preserve"> ауыл шаруашылығы өндірістік кооперативі мүшелерінің арасындағы өндірістік өзара іс-қимылды қамтамасыз етуге</w:t>
            </w:r>
            <w:r w:rsidRPr="005E6667">
              <w:rPr>
                <w:rFonts w:ascii="Times New Roman" w:eastAsia="Times New Roman" w:hAnsi="Times New Roman" w:cs="Times New Roman"/>
                <w:sz w:val="24"/>
                <w:szCs w:val="24"/>
                <w:lang w:val="kk-KZ"/>
              </w:rPr>
              <w:t>;</w:t>
            </w:r>
          </w:p>
          <w:p w14:paraId="36BDEE8C" w14:textId="22AB7291" w:rsidR="001612BA" w:rsidRDefault="001612BA" w:rsidP="00E27439">
            <w:pPr>
              <w:tabs>
                <w:tab w:val="left" w:pos="426"/>
              </w:tabs>
              <w:jc w:val="both"/>
              <w:rPr>
                <w:rFonts w:ascii="Times New Roman" w:hAnsi="Times New Roman" w:cs="Times New Roman"/>
                <w:sz w:val="24"/>
                <w:szCs w:val="24"/>
                <w:lang w:val="kk-KZ"/>
              </w:rPr>
            </w:pPr>
            <w:r>
              <w:rPr>
                <w:rFonts w:ascii="Times New Roman" w:eastAsia="Times New Roman" w:hAnsi="Times New Roman" w:cs="Times New Roman"/>
                <w:sz w:val="24"/>
                <w:szCs w:val="24"/>
                <w:lang w:val="kk-KZ"/>
              </w:rPr>
              <w:t>6.2.16.</w:t>
            </w:r>
            <w:r w:rsidRPr="00E32E87">
              <w:rPr>
                <w:rFonts w:ascii="Times New Roman" w:hAnsi="Times New Roman" w:cs="Times New Roman"/>
                <w:sz w:val="24"/>
                <w:szCs w:val="24"/>
                <w:lang w:val="kk-KZ"/>
              </w:rPr>
              <w:t xml:space="preserve"> Кооператив қатысушыларын әрбір аулаға тең үлес мөлшерінде ағымдағы күнтізбелік күннің тиісті жылына арналған кооперативтің атқарушы органы отырысының хаттамасымен бекітілген нарықтық бағадан төмен баға бойынша пішенмен және азықпен/субсидияланған/мемлекеттік жеңілдіктермен/тұқымдармен/шикізатпен/ЖЖМ/текхникамен және жабдықпен/және басқа да преференциялармен/қамтамасыз етуге;</w:t>
            </w:r>
          </w:p>
          <w:p w14:paraId="738B9606" w14:textId="77777777" w:rsidR="001612BA" w:rsidRPr="00E32E87" w:rsidRDefault="001612BA" w:rsidP="001612BA">
            <w:pPr>
              <w:tabs>
                <w:tab w:val="left" w:pos="426"/>
              </w:tabs>
              <w:jc w:val="both"/>
              <w:rPr>
                <w:rFonts w:ascii="Times New Roman" w:hAnsi="Times New Roman" w:cs="Times New Roman"/>
                <w:sz w:val="24"/>
                <w:szCs w:val="24"/>
                <w:lang w:val="kk-KZ"/>
              </w:rPr>
            </w:pPr>
            <w:r w:rsidRPr="00E32E87">
              <w:rPr>
                <w:rFonts w:ascii="Times New Roman" w:hAnsi="Times New Roman" w:cs="Times New Roman"/>
                <w:sz w:val="24"/>
                <w:szCs w:val="24"/>
                <w:lang w:val="kk-KZ"/>
              </w:rPr>
              <w:t>6.2.1</w:t>
            </w:r>
            <w:r>
              <w:rPr>
                <w:rFonts w:ascii="Times New Roman" w:hAnsi="Times New Roman" w:cs="Times New Roman"/>
                <w:sz w:val="24"/>
                <w:szCs w:val="24"/>
                <w:lang w:val="kk-KZ"/>
              </w:rPr>
              <w:t>7</w:t>
            </w:r>
            <w:r w:rsidRPr="00E32E87">
              <w:rPr>
                <w:rFonts w:ascii="Times New Roman" w:hAnsi="Times New Roman" w:cs="Times New Roman"/>
                <w:sz w:val="24"/>
                <w:szCs w:val="24"/>
                <w:lang w:val="kk-KZ"/>
              </w:rPr>
              <w:t>. «Ауыл халқының табысын арттыру жөніндегі жобаны масштабтау үшін ауыл халқына микрокредиттер беру»  жобасына қатысушылар ауыл шаруашылығының азық-түлік тауарларын қабылдауды және өткізуді қамтамасыз етуді іске асыруға жәрдем көрсету;</w:t>
            </w:r>
          </w:p>
          <w:p w14:paraId="4D07650E" w14:textId="5C339D93" w:rsidR="001612BA" w:rsidRPr="00E32E87" w:rsidRDefault="001612BA" w:rsidP="001612BA">
            <w:pPr>
              <w:tabs>
                <w:tab w:val="left" w:pos="426"/>
              </w:tabs>
              <w:jc w:val="both"/>
              <w:rPr>
                <w:rFonts w:ascii="Times New Roman" w:hAnsi="Times New Roman" w:cs="Times New Roman"/>
                <w:noProof/>
                <w:sz w:val="24"/>
                <w:szCs w:val="24"/>
                <w:lang w:val="kk-KZ"/>
              </w:rPr>
            </w:pPr>
            <w:r w:rsidRPr="00E32E87">
              <w:rPr>
                <w:rFonts w:ascii="Times New Roman" w:hAnsi="Times New Roman" w:cs="Times New Roman"/>
                <w:noProof/>
                <w:sz w:val="24"/>
                <w:szCs w:val="24"/>
                <w:lang w:val="kk-KZ"/>
              </w:rPr>
              <w:t>6.2.1</w:t>
            </w:r>
            <w:r>
              <w:rPr>
                <w:rFonts w:ascii="Times New Roman" w:hAnsi="Times New Roman" w:cs="Times New Roman"/>
                <w:noProof/>
                <w:sz w:val="24"/>
                <w:szCs w:val="24"/>
                <w:lang w:val="kk-KZ"/>
              </w:rPr>
              <w:t>8</w:t>
            </w:r>
            <w:r w:rsidRPr="00E32E87">
              <w:rPr>
                <w:rFonts w:ascii="Times New Roman" w:hAnsi="Times New Roman" w:cs="Times New Roman"/>
                <w:noProof/>
                <w:sz w:val="24"/>
                <w:szCs w:val="24"/>
                <w:lang w:val="kk-KZ"/>
              </w:rPr>
              <w:t xml:space="preserve">. </w:t>
            </w:r>
            <w:r w:rsidRPr="00E32E87">
              <w:rPr>
                <w:rFonts w:ascii="Times New Roman" w:hAnsi="Times New Roman" w:cs="Times New Roman"/>
                <w:bCs/>
                <w:sz w:val="24"/>
                <w:szCs w:val="24"/>
                <w:lang w:val="kk-KZ"/>
              </w:rPr>
              <w:t>«</w:t>
            </w:r>
            <w:r>
              <w:rPr>
                <w:rFonts w:ascii="Times New Roman" w:hAnsi="Times New Roman" w:cs="Times New Roman"/>
                <w:sz w:val="24"/>
                <w:szCs w:val="24"/>
                <w:lang w:val="kk-KZ"/>
              </w:rPr>
              <w:t>________________</w:t>
            </w:r>
            <w:r w:rsidRPr="00E32E87">
              <w:rPr>
                <w:rFonts w:ascii="Times New Roman" w:hAnsi="Times New Roman" w:cs="Times New Roman"/>
                <w:bCs/>
                <w:sz w:val="24"/>
                <w:szCs w:val="24"/>
                <w:lang w:val="kk-KZ"/>
              </w:rPr>
              <w:t>»</w:t>
            </w:r>
            <w:r w:rsidRPr="00E32E87">
              <w:rPr>
                <w:rFonts w:ascii="Times New Roman" w:hAnsi="Times New Roman" w:cs="Times New Roman"/>
                <w:noProof/>
                <w:sz w:val="24"/>
                <w:szCs w:val="24"/>
                <w:lang w:val="kk-KZ"/>
              </w:rPr>
              <w:t xml:space="preserve"> ауыл шаруашылығы өндірістік кооперативінің қызметі туралы есеп беру үшін мүшелердің жалпы жиналысын тоқсанына кемінде бір рет өткізуді қамтамасыз етуге;</w:t>
            </w:r>
          </w:p>
          <w:p w14:paraId="2FBCB41C" w14:textId="66E83E27" w:rsidR="001612BA" w:rsidRPr="00E32E87" w:rsidRDefault="001612BA" w:rsidP="001612BA">
            <w:pPr>
              <w:tabs>
                <w:tab w:val="left" w:pos="426"/>
              </w:tabs>
              <w:jc w:val="both"/>
              <w:rPr>
                <w:rFonts w:ascii="Times New Roman" w:hAnsi="Times New Roman" w:cs="Times New Roman"/>
                <w:noProof/>
                <w:sz w:val="24"/>
                <w:szCs w:val="24"/>
                <w:lang w:val="kk-KZ"/>
              </w:rPr>
            </w:pPr>
            <w:r w:rsidRPr="00E32E87">
              <w:rPr>
                <w:rFonts w:ascii="Times New Roman" w:hAnsi="Times New Roman" w:cs="Times New Roman"/>
                <w:noProof/>
                <w:sz w:val="24"/>
                <w:szCs w:val="24"/>
                <w:lang w:val="kk-KZ"/>
              </w:rPr>
              <w:t>6.2.</w:t>
            </w:r>
            <w:r>
              <w:rPr>
                <w:rFonts w:ascii="Times New Roman" w:hAnsi="Times New Roman" w:cs="Times New Roman"/>
                <w:noProof/>
                <w:sz w:val="24"/>
                <w:szCs w:val="24"/>
                <w:lang w:val="kk-KZ"/>
              </w:rPr>
              <w:t>19</w:t>
            </w:r>
            <w:r w:rsidRPr="00E32E87">
              <w:rPr>
                <w:rFonts w:ascii="Times New Roman" w:hAnsi="Times New Roman" w:cs="Times New Roman"/>
                <w:noProof/>
                <w:sz w:val="24"/>
                <w:szCs w:val="24"/>
                <w:lang w:val="kk-KZ"/>
              </w:rPr>
              <w:t xml:space="preserve">. 10 (он) жұмыс күні ішінде Қарыз берушіге және Сенім білдірілген өкілге (агентке) </w:t>
            </w:r>
            <w:r w:rsidRPr="00E32E87">
              <w:rPr>
                <w:rFonts w:ascii="Times New Roman" w:hAnsi="Times New Roman" w:cs="Times New Roman"/>
                <w:bCs/>
                <w:sz w:val="24"/>
                <w:szCs w:val="24"/>
                <w:lang w:val="kk-KZ"/>
              </w:rPr>
              <w:t>«</w:t>
            </w:r>
            <w:r>
              <w:rPr>
                <w:rFonts w:ascii="Times New Roman" w:hAnsi="Times New Roman" w:cs="Times New Roman"/>
                <w:sz w:val="24"/>
                <w:szCs w:val="24"/>
                <w:lang w:val="kk-KZ"/>
              </w:rPr>
              <w:t>_______________</w:t>
            </w:r>
            <w:r w:rsidRPr="00E32E87">
              <w:rPr>
                <w:rFonts w:ascii="Times New Roman" w:hAnsi="Times New Roman" w:cs="Times New Roman"/>
                <w:bCs/>
                <w:sz w:val="24"/>
                <w:szCs w:val="24"/>
                <w:lang w:val="kk-KZ"/>
              </w:rPr>
              <w:t>»</w:t>
            </w:r>
            <w:r w:rsidRPr="00E32E87">
              <w:rPr>
                <w:rFonts w:ascii="Times New Roman" w:hAnsi="Times New Roman" w:cs="Times New Roman"/>
                <w:noProof/>
                <w:sz w:val="24"/>
                <w:szCs w:val="24"/>
                <w:lang w:val="kk-KZ"/>
              </w:rPr>
              <w:t xml:space="preserve"> ауыл шаруашылығы өндірістік кооперативі мүшелерінің жалпы жиналысында қабылданған барлық шешімдер туралы жазбаша хабарлауға.</w:t>
            </w:r>
          </w:p>
          <w:p w14:paraId="45449817" w14:textId="33B23E28" w:rsidR="001612BA" w:rsidRPr="001612BA" w:rsidRDefault="001612BA" w:rsidP="00E27439">
            <w:pPr>
              <w:tabs>
                <w:tab w:val="left" w:pos="426"/>
              </w:tabs>
              <w:jc w:val="both"/>
              <w:rPr>
                <w:rFonts w:ascii="Times New Roman" w:hAnsi="Times New Roman" w:cs="Times New Roman"/>
                <w:noProof/>
                <w:sz w:val="24"/>
                <w:szCs w:val="24"/>
                <w:lang w:val="kk-KZ"/>
              </w:rPr>
            </w:pPr>
            <w:r w:rsidRPr="00E32E87">
              <w:rPr>
                <w:rFonts w:ascii="Times New Roman" w:hAnsi="Times New Roman" w:cs="Times New Roman"/>
                <w:noProof/>
                <w:sz w:val="24"/>
                <w:szCs w:val="24"/>
                <w:lang w:val="kk-KZ"/>
              </w:rPr>
              <w:lastRenderedPageBreak/>
              <w:t>6.2.</w:t>
            </w:r>
            <w:r>
              <w:rPr>
                <w:rFonts w:ascii="Times New Roman" w:hAnsi="Times New Roman" w:cs="Times New Roman"/>
                <w:noProof/>
                <w:sz w:val="24"/>
                <w:szCs w:val="24"/>
                <w:lang w:val="kk-KZ"/>
              </w:rPr>
              <w:t>20</w:t>
            </w:r>
            <w:r w:rsidRPr="00E32E87">
              <w:rPr>
                <w:rFonts w:ascii="Times New Roman" w:hAnsi="Times New Roman" w:cs="Times New Roman"/>
                <w:noProof/>
                <w:sz w:val="24"/>
                <w:szCs w:val="24"/>
                <w:lang w:val="kk-KZ"/>
              </w:rPr>
              <w:t>. Қарыз алушы Қазақстан Республикасының қолданыстағы заңнамасына сәйкес осы Шарттың бүкіл қолданылу мерзімі ішінде қаржы-шаруашылық қызметтің бухгалтерлік және салықтық есебін жүргізуге міндеттенеді.</w:t>
            </w:r>
          </w:p>
          <w:p w14:paraId="3927302B" w14:textId="20FFC370" w:rsidR="004771A6" w:rsidRDefault="001D1256" w:rsidP="00E27439">
            <w:pPr>
              <w:tabs>
                <w:tab w:val="left" w:pos="426"/>
              </w:tabs>
              <w:jc w:val="both"/>
              <w:rPr>
                <w:rFonts w:ascii="Times New Roman" w:hAnsi="Times New Roman" w:cs="Times New Roman"/>
                <w:sz w:val="24"/>
                <w:szCs w:val="24"/>
                <w:lang w:val="kk-KZ"/>
              </w:rPr>
            </w:pPr>
            <w:r w:rsidRPr="005E6667">
              <w:rPr>
                <w:rFonts w:ascii="Times New Roman" w:hAnsi="Times New Roman" w:cs="Times New Roman"/>
                <w:sz w:val="24"/>
                <w:szCs w:val="24"/>
                <w:lang w:val="kk-KZ"/>
              </w:rPr>
              <w:t>6.2.</w:t>
            </w:r>
            <w:r w:rsidR="001612BA">
              <w:rPr>
                <w:rFonts w:ascii="Times New Roman" w:hAnsi="Times New Roman" w:cs="Times New Roman"/>
                <w:sz w:val="24"/>
                <w:szCs w:val="24"/>
                <w:lang w:val="kk-KZ"/>
              </w:rPr>
              <w:t>21</w:t>
            </w:r>
            <w:r w:rsidRPr="005E6667">
              <w:rPr>
                <w:rFonts w:ascii="Times New Roman" w:hAnsi="Times New Roman" w:cs="Times New Roman"/>
                <w:sz w:val="24"/>
                <w:szCs w:val="24"/>
                <w:lang w:val="kk-KZ"/>
              </w:rPr>
              <w:t xml:space="preserve">. Фото-және бейнетіркеуді, қарыз алушының геолокациясын анықтауды, сондай - ақ нақты уақыт режимінде есептер мен тексеру актілерінің нысандарын автоматтандырылған жүктеуді қамтамасыз ететін қашықтықтан және көшпелі мониторингтік тексерулер сервисі - Check-Up </w:t>
            </w:r>
            <w:r w:rsidRPr="005E6667">
              <w:rPr>
                <w:rFonts w:ascii="Times New Roman" w:eastAsia="Times New Roman" w:hAnsi="Times New Roman" w:cs="Times New Roman"/>
                <w:sz w:val="24"/>
                <w:szCs w:val="24"/>
                <w:lang w:val="kk-KZ"/>
              </w:rPr>
              <w:t xml:space="preserve">Online </w:t>
            </w:r>
            <w:r w:rsidRPr="005E6667">
              <w:rPr>
                <w:rFonts w:ascii="Times New Roman" w:hAnsi="Times New Roman" w:cs="Times New Roman"/>
                <w:sz w:val="24"/>
                <w:szCs w:val="24"/>
                <w:lang w:val="kk-KZ"/>
              </w:rPr>
              <w:t>цифрлық платформасының көмегімен несиелік қаражаттың пайдаланылуына мониторинг жүргізуді қамтамасыз ету, сондай-ақ Қарыз берушіге және/немесе сенім білдірілген өкілге (агентке) тиісті есептер мен актілерге қолжетімділікті қамтамасыз етуге.</w:t>
            </w:r>
          </w:p>
          <w:p w14:paraId="6EA51517" w14:textId="77777777" w:rsidR="00094603" w:rsidRPr="005E6667" w:rsidRDefault="00094603" w:rsidP="00094603">
            <w:pPr>
              <w:tabs>
                <w:tab w:val="left" w:pos="426"/>
              </w:tabs>
              <w:jc w:val="both"/>
              <w:rPr>
                <w:rFonts w:ascii="Times New Roman" w:eastAsia="Times New Roman" w:hAnsi="Times New Roman" w:cs="Times New Roman"/>
                <w:sz w:val="24"/>
                <w:szCs w:val="24"/>
                <w:lang w:val="kk-KZ"/>
              </w:rPr>
            </w:pPr>
            <w:r>
              <w:rPr>
                <w:rFonts w:ascii="Times New Roman" w:hAnsi="Times New Roman" w:cs="Times New Roman"/>
                <w:sz w:val="24"/>
                <w:szCs w:val="24"/>
                <w:lang w:val="kk-KZ"/>
              </w:rPr>
              <w:t xml:space="preserve">6.2.22. </w:t>
            </w:r>
            <w:r w:rsidRPr="00D41833">
              <w:rPr>
                <w:rFonts w:ascii="Times New Roman" w:eastAsia="Times New Roman" w:hAnsi="Times New Roman" w:cs="Times New Roman"/>
                <w:sz w:val="24"/>
                <w:szCs w:val="24"/>
                <w:lang w:val="kk-KZ"/>
              </w:rPr>
              <w:t>Өзге тұлғаларға қатысты атқарушылық іс жүргізудің, сот дауларының, банкроттық (оңалту) рәсімдерінің қозғалғаны туралы, сондай-ақ қаржылық жағдайының нашарлауы немесе қамтамасыз ету нысанасының жоғалуы/елеулі түрде құнсыздануы туралы Қарыз берушіні және Сенімді өкілді (агентті) дереу хабардар ету.</w:t>
            </w:r>
          </w:p>
          <w:p w14:paraId="7E746BFE"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6.3. Қарыз беруші келесі құқықтарға ие:</w:t>
            </w:r>
          </w:p>
          <w:p w14:paraId="535FDDB8"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6.3.1.  Тексерулер жүргізу және қарыз алушының қаржылық жағдайы туралы қажетті мәлімет алуға;</w:t>
            </w:r>
          </w:p>
          <w:p w14:paraId="1FC9ABCB"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6.3.2. Қарыз алушыға ескертпей </w:t>
            </w:r>
            <w:r w:rsidR="006B00AB" w:rsidRPr="005E6667">
              <w:rPr>
                <w:rFonts w:ascii="Times New Roman" w:eastAsia="Times New Roman" w:hAnsi="Times New Roman" w:cs="Times New Roman"/>
                <w:sz w:val="24"/>
                <w:szCs w:val="24"/>
                <w:lang w:val="kk-KZ"/>
              </w:rPr>
              <w:t>несиенің</w:t>
            </w:r>
            <w:r w:rsidRPr="005E6667">
              <w:rPr>
                <w:rFonts w:ascii="Times New Roman" w:eastAsia="Times New Roman" w:hAnsi="Times New Roman" w:cs="Times New Roman"/>
                <w:sz w:val="24"/>
                <w:szCs w:val="24"/>
                <w:lang w:val="kk-KZ"/>
              </w:rPr>
              <w:t xml:space="preserve"> мақсатты пайдаланылуын тексеру</w:t>
            </w:r>
            <w:r w:rsidR="002D3529" w:rsidRPr="005E6667">
              <w:rPr>
                <w:rFonts w:ascii="Times New Roman" w:eastAsia="Times New Roman" w:hAnsi="Times New Roman" w:cs="Times New Roman"/>
                <w:sz w:val="24"/>
                <w:szCs w:val="24"/>
                <w:lang w:val="kk-KZ"/>
              </w:rPr>
              <w:t>.</w:t>
            </w:r>
            <w:r w:rsidR="006B00AB" w:rsidRPr="005E6667">
              <w:rPr>
                <w:rFonts w:ascii="Times New Roman" w:eastAsia="Times New Roman" w:hAnsi="Times New Roman" w:cs="Times New Roman"/>
                <w:sz w:val="24"/>
                <w:szCs w:val="24"/>
                <w:lang w:val="kk-KZ"/>
              </w:rPr>
              <w:t>Мақсатсыз пайдалану фактісі анықталған сәттен бастап</w:t>
            </w:r>
            <w:r w:rsidRPr="005E6667">
              <w:rPr>
                <w:rFonts w:ascii="Times New Roman" w:eastAsia="Times New Roman" w:hAnsi="Times New Roman" w:cs="Times New Roman"/>
                <w:sz w:val="24"/>
                <w:szCs w:val="24"/>
                <w:lang w:val="kk-KZ"/>
              </w:rPr>
              <w:t xml:space="preserve">, осы Шарттың 4.1.-тармағына сәйкес, </w:t>
            </w:r>
            <w:r w:rsidR="006B00AB" w:rsidRPr="005E6667">
              <w:rPr>
                <w:rFonts w:ascii="Times New Roman" w:eastAsia="Times New Roman" w:hAnsi="Times New Roman" w:cs="Times New Roman"/>
                <w:sz w:val="24"/>
                <w:szCs w:val="24"/>
                <w:lang w:val="kk-KZ"/>
              </w:rPr>
              <w:t>айыппұл санкцияларын есептей отырып, несиені және есептелген сыйақыны талап етуге</w:t>
            </w:r>
            <w:r w:rsidRPr="005E6667">
              <w:rPr>
                <w:rFonts w:ascii="Times New Roman" w:eastAsia="Times New Roman" w:hAnsi="Times New Roman" w:cs="Times New Roman"/>
                <w:sz w:val="24"/>
                <w:szCs w:val="24"/>
                <w:lang w:val="kk-KZ"/>
              </w:rPr>
              <w:t xml:space="preserve">; </w:t>
            </w:r>
          </w:p>
          <w:p w14:paraId="16D05D52" w14:textId="77777777" w:rsidR="00ED4AE1" w:rsidRPr="005E6667" w:rsidRDefault="00C05D6A" w:rsidP="00E27439">
            <w:pPr>
              <w:pStyle w:val="HTML"/>
              <w:jc w:val="both"/>
              <w:rPr>
                <w:rFonts w:ascii="Times New Roman" w:hAnsi="Times New Roman" w:cs="Times New Roman"/>
                <w:sz w:val="24"/>
                <w:szCs w:val="24"/>
                <w:lang w:val="kk-KZ"/>
              </w:rPr>
            </w:pPr>
            <w:r w:rsidRPr="005E6667">
              <w:rPr>
                <w:rFonts w:ascii="Times New Roman" w:hAnsi="Times New Roman" w:cs="Times New Roman"/>
                <w:sz w:val="24"/>
                <w:szCs w:val="24"/>
                <w:lang w:val="kk-KZ"/>
              </w:rPr>
              <w:t xml:space="preserve">6.3.3. </w:t>
            </w:r>
            <w:r w:rsidR="00ED4AE1" w:rsidRPr="005E6667">
              <w:rPr>
                <w:rFonts w:ascii="Times New Roman" w:hAnsi="Times New Roman" w:cs="Times New Roman"/>
                <w:sz w:val="24"/>
                <w:szCs w:val="24"/>
                <w:lang w:val="kk-KZ"/>
              </w:rPr>
              <w:t>Негізгі борыш және есептелген сыйақы бойынша тұрақты төлемдер төленбеген жағдайда, кепіл шартына (шарттарына) сәйкес кепілге қойылған мүлікті соттан тыс немесе сот тәртібімен өндіріп алу</w:t>
            </w:r>
          </w:p>
          <w:p w14:paraId="5298CCB5"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6.3.4.Қарыз алушы осы Шарт бойынша міндеттерін орындамаған жағдайда, Қазақстан Республикасы территориясындағы кез келген екінші деңгейлі банктерінде, қаржылық, кредиттік ұйымдарда және мекемелердегі кез келген ағымдағы шоттарынан берешекті акцептсіз есептен шығаруды жүргізуге;</w:t>
            </w:r>
          </w:p>
          <w:p w14:paraId="4AF22541"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6.3.5. Қарыз алушыдан негізгі қарыз және есептелген сыйақы бойынша мерзімі өткен </w:t>
            </w:r>
            <w:r w:rsidRPr="005E6667">
              <w:rPr>
                <w:rFonts w:ascii="Times New Roman" w:eastAsia="Times New Roman" w:hAnsi="Times New Roman" w:cs="Times New Roman"/>
                <w:sz w:val="24"/>
                <w:szCs w:val="24"/>
                <w:lang w:val="kk-KZ"/>
              </w:rPr>
              <w:lastRenderedPageBreak/>
              <w:t>берешек үшін тұрақсыздық айыбын (айыппұл, өсімақы) өндіруге;</w:t>
            </w:r>
          </w:p>
          <w:p w14:paraId="468BFEDD" w14:textId="091AF3A5" w:rsidR="00C05D6A"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6.3.6. </w:t>
            </w:r>
            <w:r w:rsidR="002D3529" w:rsidRPr="005E6667">
              <w:rPr>
                <w:rFonts w:ascii="Times New Roman" w:eastAsia="Times New Roman" w:hAnsi="Times New Roman" w:cs="Times New Roman"/>
                <w:sz w:val="24"/>
                <w:szCs w:val="24"/>
                <w:lang w:val="kk-KZ"/>
              </w:rPr>
              <w:t>Несиенің</w:t>
            </w:r>
            <w:r w:rsidRPr="005E6667">
              <w:rPr>
                <w:rFonts w:ascii="Times New Roman" w:eastAsia="Times New Roman" w:hAnsi="Times New Roman" w:cs="Times New Roman"/>
                <w:sz w:val="24"/>
                <w:szCs w:val="24"/>
                <w:lang w:val="kk-KZ"/>
              </w:rPr>
              <w:t xml:space="preserve"> кезекті бөлігін қайтару және (немесе) </w:t>
            </w:r>
            <w:r w:rsidR="00130000" w:rsidRPr="005E6667">
              <w:rPr>
                <w:rFonts w:ascii="Times New Roman" w:eastAsia="Times New Roman" w:hAnsi="Times New Roman" w:cs="Times New Roman"/>
                <w:sz w:val="24"/>
                <w:szCs w:val="24"/>
                <w:lang w:val="kk-KZ"/>
              </w:rPr>
              <w:t>с</w:t>
            </w:r>
            <w:r w:rsidRPr="005E6667">
              <w:rPr>
                <w:rFonts w:ascii="Times New Roman" w:eastAsia="Times New Roman" w:hAnsi="Times New Roman" w:cs="Times New Roman"/>
                <w:sz w:val="24"/>
                <w:szCs w:val="24"/>
                <w:lang w:val="kk-KZ"/>
              </w:rPr>
              <w:t xml:space="preserve">ыйақыны төлеу үшін белгіленген мерзімді Қарыз алушы қырық күнтізбелік күннен астам мерзімге бұзған кезде, </w:t>
            </w:r>
            <w:r w:rsidR="00396E53" w:rsidRPr="005E6667">
              <w:rPr>
                <w:rFonts w:ascii="Times New Roman" w:eastAsia="Times New Roman" w:hAnsi="Times New Roman" w:cs="Times New Roman"/>
                <w:sz w:val="24"/>
                <w:szCs w:val="24"/>
                <w:lang w:val="kk-KZ"/>
              </w:rPr>
              <w:t>несиені</w:t>
            </w:r>
            <w:r w:rsidRPr="005E6667">
              <w:rPr>
                <w:rFonts w:ascii="Times New Roman" w:eastAsia="Times New Roman" w:hAnsi="Times New Roman" w:cs="Times New Roman"/>
                <w:sz w:val="24"/>
                <w:szCs w:val="24"/>
                <w:lang w:val="kk-KZ"/>
              </w:rPr>
              <w:t xml:space="preserve"> және ол бойынша Сыйақы сомаларын мерзімінен бұрын қайтаруды талап етуге;</w:t>
            </w:r>
          </w:p>
          <w:p w14:paraId="6A01B2D7" w14:textId="349F34A3" w:rsidR="00293FE4" w:rsidRPr="005E6667" w:rsidRDefault="00293FE4" w:rsidP="00E27439">
            <w:pPr>
              <w:tabs>
                <w:tab w:val="left" w:pos="426"/>
              </w:tabs>
              <w:jc w:val="both"/>
              <w:rPr>
                <w:rFonts w:ascii="Times New Roman" w:eastAsia="Times New Roman" w:hAnsi="Times New Roman" w:cs="Times New Roman"/>
                <w:sz w:val="24"/>
                <w:szCs w:val="24"/>
                <w:lang w:val="kk-KZ"/>
              </w:rPr>
            </w:pPr>
            <w:r w:rsidRPr="00D41833">
              <w:rPr>
                <w:rFonts w:ascii="Times New Roman" w:hAnsi="Times New Roman" w:cs="Times New Roman"/>
                <w:sz w:val="24"/>
                <w:szCs w:val="24"/>
                <w:lang w:val="kk-KZ"/>
              </w:rPr>
              <w:t xml:space="preserve">6.3.7. </w:t>
            </w:r>
            <w:r w:rsidRPr="00293FE4">
              <w:rPr>
                <w:rFonts w:ascii="Times New Roman" w:hAnsi="Times New Roman" w:cs="Times New Roman"/>
                <w:sz w:val="24"/>
                <w:szCs w:val="24"/>
                <w:lang w:val="kk-KZ"/>
              </w:rPr>
              <w:t>Қарыз алушыдан өзіне қатысты атқарушылық іс жүргізудің, сот дауларының, банкроттық (оңалту) рәсімдерінің қозғалғаны туралы, сондай-ақ қаржылық жағдайының нашарлауы немесе қамтамасыз ету нысанасының жоғалуы/елеулі түрде құнсыздануы туралы Қарыз берушіні және Сенімді өкілді (агентті) дереу хабардар етуді талап ету.</w:t>
            </w:r>
          </w:p>
          <w:p w14:paraId="0B5BE1F3" w14:textId="77777777" w:rsidR="00C05D6A" w:rsidRPr="005E6667" w:rsidRDefault="00C05D6A" w:rsidP="00E27439">
            <w:pPr>
              <w:tabs>
                <w:tab w:val="left" w:pos="426"/>
              </w:tabs>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6.4. Қарыз беруші </w:t>
            </w:r>
            <w:r w:rsidR="00F92FB0" w:rsidRPr="005E6667">
              <w:rPr>
                <w:rFonts w:ascii="Times New Roman" w:eastAsia="Times New Roman" w:hAnsi="Times New Roman" w:cs="Times New Roman"/>
                <w:sz w:val="24"/>
                <w:szCs w:val="24"/>
                <w:lang w:val="kk-KZ"/>
              </w:rPr>
              <w:t>міндеттенеді</w:t>
            </w:r>
            <w:r w:rsidRPr="005E6667">
              <w:rPr>
                <w:rFonts w:ascii="Times New Roman" w:eastAsia="Times New Roman" w:hAnsi="Times New Roman" w:cs="Times New Roman"/>
                <w:sz w:val="24"/>
                <w:szCs w:val="24"/>
                <w:lang w:val="kk-KZ"/>
              </w:rPr>
              <w:t>:</w:t>
            </w:r>
          </w:p>
          <w:p w14:paraId="5EF7EBE9"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6.4.1. Қарыз алушының өтініші бойынша үш жұмыс күнінен аспайтын мерзімде, ақысыз, айына бір реттен жиі емес шарт бойынша берешекті өтеу есебіне түсетін кезекті ақшаны бөлу (негізгі қарызға, сыйақыға, комиссияларға, тұрақсыздық айыбына, айыппұлдарға және айыппұл санкцияларының өзге де түрлеріне, сондай-ақ мерзімі өткен төлемдерді көрсете отырып, төленуге жататын басқа да сомаларға) туралы ақпаратты жазбаша </w:t>
            </w:r>
            <w:r w:rsidR="002D3529" w:rsidRPr="005E6667">
              <w:rPr>
                <w:rFonts w:ascii="Times New Roman" w:eastAsia="Times New Roman" w:hAnsi="Times New Roman" w:cs="Times New Roman"/>
                <w:sz w:val="24"/>
                <w:szCs w:val="24"/>
                <w:lang w:val="kk-KZ"/>
              </w:rPr>
              <w:t>түрде</w:t>
            </w:r>
            <w:r w:rsidRPr="005E6667">
              <w:rPr>
                <w:rFonts w:ascii="Times New Roman" w:eastAsia="Times New Roman" w:hAnsi="Times New Roman" w:cs="Times New Roman"/>
                <w:sz w:val="24"/>
                <w:szCs w:val="24"/>
                <w:lang w:val="kk-KZ"/>
              </w:rPr>
              <w:t xml:space="preserve"> беру;</w:t>
            </w:r>
          </w:p>
          <w:p w14:paraId="6822322B" w14:textId="77777777" w:rsidR="00C05D6A" w:rsidRPr="005E6667" w:rsidRDefault="00C05D6A" w:rsidP="00E27439">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6.4.2.Шарт бойынша берілген ақшаны ішінара немесе толық мерзімінен бұрын Қарыз берушіге қайтару туралы өтініші бойынша ақысыз, үш жұмыс күнінен аспайтын мерзімде оны негізгі қарызға, сыйақыға, комиссияларға, тұрақсыздық айыбына, айыппұлға және айыппұл санкцияларының өзге де түрлеріне, сондай-ақ мерзімі өткен төлемдерді көрсете отырып, төленуге жататын басқа да сомаларға бөлінген, қайтарылуға тиісті соманың мөлшері туралы хабардар ету;</w:t>
            </w:r>
          </w:p>
          <w:p w14:paraId="02EB8460"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6.4.3. Шартта ескерілген тәртіпте қарыз шартының талаптарын жақсарту үшін шарттың талаптарына енгізілетін өзгерістер туралы Қарыз алушыны хабарландыруға.</w:t>
            </w:r>
          </w:p>
          <w:p w14:paraId="203234C5" w14:textId="77777777" w:rsidR="00C05D6A" w:rsidRPr="005E6667" w:rsidRDefault="00C05D6A" w:rsidP="00E27439">
            <w:pPr>
              <w:tabs>
                <w:tab w:val="left" w:pos="426"/>
              </w:tabs>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6.5. Қарыз беруші құқылы емес:</w:t>
            </w:r>
          </w:p>
          <w:p w14:paraId="411F2642"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6.5.1. Бір жақты тәртіпте Қарыз алушымен Шартты жасау күніне белгіленген </w:t>
            </w:r>
            <w:r w:rsidR="002C2BB9" w:rsidRPr="005E6667">
              <w:rPr>
                <w:rFonts w:ascii="Times New Roman" w:eastAsia="Times New Roman" w:hAnsi="Times New Roman" w:cs="Times New Roman"/>
                <w:sz w:val="24"/>
                <w:szCs w:val="24"/>
                <w:lang w:val="kk-KZ"/>
              </w:rPr>
              <w:t>несиеге</w:t>
            </w:r>
            <w:r w:rsidRPr="005E6667">
              <w:rPr>
                <w:rFonts w:ascii="Times New Roman" w:eastAsia="Times New Roman" w:hAnsi="Times New Roman" w:cs="Times New Roman"/>
                <w:sz w:val="24"/>
                <w:szCs w:val="24"/>
                <w:lang w:val="kk-KZ"/>
              </w:rPr>
              <w:t xml:space="preserve"> қызмет көрсету бойынша тарифтердің есеп айырысу мөлшерлері мен тәртібін және өзге де шығындарды көбейту жағына өзгертуге;</w:t>
            </w:r>
          </w:p>
          <w:p w14:paraId="630B90C2"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6.5.2. </w:t>
            </w:r>
            <w:r w:rsidR="00657D85" w:rsidRPr="005E6667">
              <w:rPr>
                <w:rFonts w:ascii="Times New Roman" w:eastAsia="Times New Roman" w:hAnsi="Times New Roman" w:cs="Times New Roman"/>
                <w:sz w:val="24"/>
                <w:szCs w:val="24"/>
                <w:lang w:val="kk-KZ"/>
              </w:rPr>
              <w:t>Ж</w:t>
            </w:r>
            <w:r w:rsidRPr="005E6667">
              <w:rPr>
                <w:rFonts w:ascii="Times New Roman" w:eastAsia="Times New Roman" w:hAnsi="Times New Roman" w:cs="Times New Roman"/>
                <w:sz w:val="24"/>
                <w:szCs w:val="24"/>
                <w:lang w:val="kk-KZ"/>
              </w:rPr>
              <w:t>асалған шарт шеңберінде комиссиялардың жаңа түрлерін біржақты тәртіппен енгізуге;</w:t>
            </w:r>
          </w:p>
          <w:p w14:paraId="4DBD5A10"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lastRenderedPageBreak/>
              <w:t xml:space="preserve">6.5.3. </w:t>
            </w:r>
            <w:r w:rsidR="00657D85" w:rsidRPr="005E6667">
              <w:rPr>
                <w:rFonts w:ascii="Times New Roman" w:eastAsia="Times New Roman" w:hAnsi="Times New Roman" w:cs="Times New Roman"/>
                <w:sz w:val="24"/>
                <w:szCs w:val="24"/>
                <w:lang w:val="kk-KZ"/>
              </w:rPr>
              <w:t>Ж</w:t>
            </w:r>
            <w:r w:rsidRPr="005E6667">
              <w:rPr>
                <w:rFonts w:ascii="Times New Roman" w:eastAsia="Times New Roman" w:hAnsi="Times New Roman" w:cs="Times New Roman"/>
                <w:sz w:val="24"/>
                <w:szCs w:val="24"/>
                <w:lang w:val="kk-KZ"/>
              </w:rPr>
              <w:t>асалған шарт шеңберінде келесі жағдайларды қоспағанда, несие беруді біржақты тоқтатуға:</w:t>
            </w:r>
          </w:p>
          <w:p w14:paraId="7434EDC1" w14:textId="77777777" w:rsidR="00C05D6A" w:rsidRPr="005E6667" w:rsidRDefault="00161B70" w:rsidP="00E27439">
            <w:pPr>
              <w:numPr>
                <w:ilvl w:val="0"/>
                <w:numId w:val="12"/>
              </w:numPr>
              <w:tabs>
                <w:tab w:val="left" w:pos="426"/>
              </w:tabs>
              <w:ind w:left="34" w:firstLine="28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Ш</w:t>
            </w:r>
            <w:r w:rsidR="00C05D6A" w:rsidRPr="005E6667">
              <w:rPr>
                <w:rFonts w:ascii="Times New Roman" w:eastAsia="Times New Roman" w:hAnsi="Times New Roman" w:cs="Times New Roman"/>
                <w:sz w:val="24"/>
                <w:szCs w:val="24"/>
                <w:lang w:val="kk-KZ"/>
              </w:rPr>
              <w:t>артта көзделген, Қарыз берушінің қарызды беруді жүзеге асырмау құқығы туындайтын жағдайда;</w:t>
            </w:r>
          </w:p>
          <w:p w14:paraId="2D91EC11" w14:textId="77777777" w:rsidR="00C05D6A" w:rsidRPr="005E6667" w:rsidRDefault="00161B70" w:rsidP="00E27439">
            <w:pPr>
              <w:numPr>
                <w:ilvl w:val="0"/>
                <w:numId w:val="12"/>
              </w:numPr>
              <w:tabs>
                <w:tab w:val="left" w:pos="426"/>
              </w:tabs>
              <w:ind w:left="34" w:firstLine="28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Қ</w:t>
            </w:r>
            <w:r w:rsidR="00C05D6A" w:rsidRPr="005E6667">
              <w:rPr>
                <w:rFonts w:ascii="Times New Roman" w:eastAsia="Times New Roman" w:hAnsi="Times New Roman" w:cs="Times New Roman"/>
                <w:sz w:val="24"/>
                <w:szCs w:val="24"/>
                <w:lang w:val="kk-KZ"/>
              </w:rPr>
              <w:t xml:space="preserve">арыз алушы осы Шарт бойынша </w:t>
            </w:r>
            <w:r w:rsidRPr="005E6667">
              <w:rPr>
                <w:rFonts w:ascii="Times New Roman" w:eastAsia="Times New Roman" w:hAnsi="Times New Roman" w:cs="Times New Roman"/>
                <w:sz w:val="24"/>
                <w:szCs w:val="24"/>
                <w:lang w:val="kk-KZ"/>
              </w:rPr>
              <w:t>Қ</w:t>
            </w:r>
            <w:r w:rsidR="00C05D6A" w:rsidRPr="005E6667">
              <w:rPr>
                <w:rFonts w:ascii="Times New Roman" w:eastAsia="Times New Roman" w:hAnsi="Times New Roman" w:cs="Times New Roman"/>
                <w:sz w:val="24"/>
                <w:szCs w:val="24"/>
                <w:lang w:val="kk-KZ"/>
              </w:rPr>
              <w:t xml:space="preserve">арыз берушінің алдындағы өз міндеттемелерін бұзған жағдайда; </w:t>
            </w:r>
          </w:p>
          <w:p w14:paraId="521A11D4" w14:textId="77777777" w:rsidR="00C05D6A" w:rsidRPr="005E6667" w:rsidRDefault="00C05D6A" w:rsidP="00E27439">
            <w:pPr>
              <w:pStyle w:val="ac"/>
              <w:numPr>
                <w:ilvl w:val="0"/>
                <w:numId w:val="24"/>
              </w:numPr>
              <w:tabs>
                <w:tab w:val="left" w:pos="346"/>
              </w:tabs>
              <w:ind w:left="27" w:firstLine="301"/>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қаржы есептемесінің халықаралық стандарттарына сәйкес келетін Қарыз берушінің ішкі несиелік саясатына сәйкес Қарыз берушімен жүргізілетін мониторинг нәтижелері бойынша анықталған Қарыз алушының қаржылық жағдайы нашарлаған жағдайда;</w:t>
            </w:r>
          </w:p>
          <w:p w14:paraId="197A5BFB" w14:textId="77777777" w:rsidR="00396720" w:rsidRDefault="00C05D6A" w:rsidP="003E42E1">
            <w:pPr>
              <w:pStyle w:val="ac"/>
              <w:numPr>
                <w:ilvl w:val="0"/>
                <w:numId w:val="24"/>
              </w:numPr>
              <w:tabs>
                <w:tab w:val="left" w:pos="346"/>
                <w:tab w:val="left" w:pos="426"/>
              </w:tabs>
              <w:ind w:left="27" w:firstLine="301"/>
              <w:jc w:val="both"/>
              <w:rPr>
                <w:rFonts w:ascii="Times New Roman" w:eastAsia="Times New Roman" w:hAnsi="Times New Roman" w:cs="Times New Roman"/>
                <w:sz w:val="24"/>
                <w:szCs w:val="24"/>
                <w:lang w:val="kk-KZ"/>
              </w:rPr>
            </w:pPr>
            <w:r w:rsidRPr="00396720">
              <w:rPr>
                <w:rFonts w:ascii="Times New Roman" w:eastAsia="Times New Roman" w:hAnsi="Times New Roman" w:cs="Times New Roman"/>
                <w:sz w:val="24"/>
                <w:szCs w:val="24"/>
                <w:lang w:val="kk-KZ"/>
              </w:rPr>
              <w:t>Қарыз берушінің шартты тиісінше орындауына әсер ететін Қазақстан Республикасының заңнамасының талаптары өзгерген жағдайда;</w:t>
            </w:r>
          </w:p>
          <w:p w14:paraId="0108DDA3" w14:textId="72E6C0AB" w:rsidR="00C05D6A" w:rsidRPr="00396720" w:rsidRDefault="00C05D6A" w:rsidP="00396720">
            <w:pPr>
              <w:tabs>
                <w:tab w:val="left" w:pos="346"/>
                <w:tab w:val="left" w:pos="426"/>
              </w:tabs>
              <w:ind w:left="27"/>
              <w:jc w:val="both"/>
              <w:rPr>
                <w:rFonts w:ascii="Times New Roman" w:eastAsia="Times New Roman" w:hAnsi="Times New Roman" w:cs="Times New Roman"/>
                <w:sz w:val="24"/>
                <w:szCs w:val="24"/>
                <w:lang w:val="kk-KZ"/>
              </w:rPr>
            </w:pPr>
            <w:r w:rsidRPr="00396720">
              <w:rPr>
                <w:rFonts w:ascii="Times New Roman" w:eastAsia="Times New Roman" w:hAnsi="Times New Roman" w:cs="Times New Roman"/>
                <w:sz w:val="24"/>
                <w:szCs w:val="24"/>
                <w:lang w:val="kk-KZ"/>
              </w:rPr>
              <w:t>6.5.4.</w:t>
            </w:r>
            <w:r w:rsidR="00A151AE" w:rsidRPr="00396720">
              <w:rPr>
                <w:rFonts w:ascii="Times New Roman" w:eastAsia="Times New Roman" w:hAnsi="Times New Roman" w:cs="Times New Roman"/>
                <w:sz w:val="24"/>
                <w:szCs w:val="24"/>
                <w:lang w:val="kk-KZ"/>
              </w:rPr>
              <w:t xml:space="preserve"> Несиені</w:t>
            </w:r>
            <w:r w:rsidRPr="00396720">
              <w:rPr>
                <w:rFonts w:ascii="Times New Roman" w:eastAsia="Times New Roman" w:hAnsi="Times New Roman" w:cs="Times New Roman"/>
                <w:sz w:val="24"/>
                <w:szCs w:val="24"/>
                <w:lang w:val="kk-KZ"/>
              </w:rPr>
              <w:t xml:space="preserve"> мезгілінен бұрын өтегені үшін тұрақсыздық айыбын немесе айыппұл санкцияларының басқа түрлерін өндіріп алуға;</w:t>
            </w:r>
          </w:p>
          <w:p w14:paraId="4C2B59E1"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6.5.5. Егер </w:t>
            </w:r>
            <w:r w:rsidR="00EC4607" w:rsidRPr="005E6667">
              <w:rPr>
                <w:rFonts w:ascii="Times New Roman" w:eastAsia="Times New Roman" w:hAnsi="Times New Roman" w:cs="Times New Roman"/>
                <w:sz w:val="24"/>
                <w:szCs w:val="24"/>
                <w:lang w:val="kk-KZ"/>
              </w:rPr>
              <w:t>несиені</w:t>
            </w:r>
            <w:r w:rsidRPr="005E6667">
              <w:rPr>
                <w:rFonts w:ascii="Times New Roman" w:eastAsia="Times New Roman" w:hAnsi="Times New Roman" w:cs="Times New Roman"/>
                <w:sz w:val="24"/>
                <w:szCs w:val="24"/>
                <w:lang w:val="kk-KZ"/>
              </w:rPr>
              <w:t xml:space="preserve"> және (немесе) </w:t>
            </w:r>
            <w:r w:rsidR="00EC4607" w:rsidRPr="005E6667">
              <w:rPr>
                <w:rFonts w:ascii="Times New Roman" w:eastAsia="Times New Roman" w:hAnsi="Times New Roman" w:cs="Times New Roman"/>
                <w:sz w:val="24"/>
                <w:szCs w:val="24"/>
                <w:lang w:val="kk-KZ"/>
              </w:rPr>
              <w:t>с</w:t>
            </w:r>
            <w:r w:rsidRPr="005E6667">
              <w:rPr>
                <w:rFonts w:ascii="Times New Roman" w:eastAsia="Times New Roman" w:hAnsi="Times New Roman" w:cs="Times New Roman"/>
                <w:sz w:val="24"/>
                <w:szCs w:val="24"/>
                <w:lang w:val="kk-KZ"/>
              </w:rPr>
              <w:t xml:space="preserve">ыйақыны өтеу күні демалыс және (немесе) мерекелік күнге келген  жағдайда, </w:t>
            </w:r>
            <w:r w:rsidR="00EC4607" w:rsidRPr="005E6667">
              <w:rPr>
                <w:rFonts w:ascii="Times New Roman" w:eastAsia="Times New Roman" w:hAnsi="Times New Roman" w:cs="Times New Roman"/>
                <w:sz w:val="24"/>
                <w:szCs w:val="24"/>
                <w:lang w:val="kk-KZ"/>
              </w:rPr>
              <w:t>с</w:t>
            </w:r>
            <w:r w:rsidRPr="005E6667">
              <w:rPr>
                <w:rFonts w:ascii="Times New Roman" w:eastAsia="Times New Roman" w:hAnsi="Times New Roman" w:cs="Times New Roman"/>
                <w:sz w:val="24"/>
                <w:szCs w:val="24"/>
                <w:lang w:val="kk-KZ"/>
              </w:rPr>
              <w:t xml:space="preserve">ыйақыны және (немесе) </w:t>
            </w:r>
            <w:r w:rsidR="00396E53" w:rsidRPr="005E6667">
              <w:rPr>
                <w:rFonts w:ascii="Times New Roman" w:eastAsia="Times New Roman" w:hAnsi="Times New Roman" w:cs="Times New Roman"/>
                <w:sz w:val="24"/>
                <w:szCs w:val="24"/>
                <w:lang w:val="kk-KZ"/>
              </w:rPr>
              <w:t>несиені</w:t>
            </w:r>
            <w:r w:rsidRPr="005E6667">
              <w:rPr>
                <w:rFonts w:ascii="Times New Roman" w:eastAsia="Times New Roman" w:hAnsi="Times New Roman" w:cs="Times New Roman"/>
                <w:sz w:val="24"/>
                <w:szCs w:val="24"/>
                <w:lang w:val="kk-KZ"/>
              </w:rPr>
              <w:t xml:space="preserve"> төлеуді одан кейінгі жұмыс күнінде төленсе, тұрақсыздық айыбы немесе айыппұл санкцияларының өзге де түрлерін өндіруге;</w:t>
            </w:r>
          </w:p>
          <w:p w14:paraId="1CF7FA62" w14:textId="77777777" w:rsidR="00C05D6A" w:rsidRPr="005E6667" w:rsidRDefault="00C05D6A" w:rsidP="00E27439">
            <w:pPr>
              <w:tabs>
                <w:tab w:val="left" w:pos="426"/>
              </w:tabs>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6.6.Сенім білдірілген өкіл (агент) құқылы:</w:t>
            </w:r>
          </w:p>
          <w:p w14:paraId="704D457C" w14:textId="3E270B0B" w:rsidR="00C05D6A" w:rsidRPr="005E6667" w:rsidRDefault="00C05D6A" w:rsidP="00E27439">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6.6.1. </w:t>
            </w:r>
            <w:r w:rsidR="00A41EC4" w:rsidRPr="005E6667">
              <w:rPr>
                <w:rFonts w:ascii="Times New Roman" w:eastAsia="Times New Roman" w:hAnsi="Times New Roman" w:cs="Times New Roman"/>
                <w:sz w:val="24"/>
                <w:szCs w:val="24"/>
                <w:lang w:val="kk-KZ"/>
              </w:rPr>
              <w:t xml:space="preserve">Осы Шарт жасалған сәттен бастап 6 </w:t>
            </w:r>
            <w:r w:rsidR="00856B70">
              <w:rPr>
                <w:rFonts w:ascii="Times New Roman" w:eastAsia="Times New Roman" w:hAnsi="Times New Roman" w:cs="Times New Roman"/>
                <w:sz w:val="24"/>
                <w:szCs w:val="24"/>
                <w:lang w:val="kk-KZ"/>
              </w:rPr>
              <w:t xml:space="preserve">(алты) </w:t>
            </w:r>
            <w:r w:rsidR="00A41EC4" w:rsidRPr="005E6667">
              <w:rPr>
                <w:rFonts w:ascii="Times New Roman" w:eastAsia="Times New Roman" w:hAnsi="Times New Roman" w:cs="Times New Roman"/>
                <w:sz w:val="24"/>
                <w:szCs w:val="24"/>
                <w:lang w:val="kk-KZ"/>
              </w:rPr>
              <w:t xml:space="preserve">ай өткеннен кейін және оның қолданылу мерзімі ішінде ақшалай қаражаттың нысаналы пайдаланылуына, қарызды өтеуге, кез келген қажетті құжаттарды сұрату құқығымен кепілмен қамтамасыз етуге, жобаны іске асыру орнына тікелей шығуға, кепіл мүлкінің орналасуына және т. б. мониторинг жүргізуге, сондай-ақ фотосуретті қамтамасыз ететін </w:t>
            </w:r>
            <w:r w:rsidR="00A41EC4" w:rsidRPr="005E6667">
              <w:rPr>
                <w:rStyle w:val="aff6"/>
                <w:rFonts w:ascii="Times New Roman" w:hAnsi="Times New Roman" w:cs="Times New Roman"/>
                <w:sz w:val="24"/>
                <w:szCs w:val="24"/>
                <w:lang w:val="kk-KZ"/>
              </w:rPr>
              <w:t>Check-Up Online</w:t>
            </w:r>
            <w:r w:rsidR="00A41EC4" w:rsidRPr="005E6667">
              <w:rPr>
                <w:rFonts w:ascii="Times New Roman" w:eastAsia="Times New Roman" w:hAnsi="Times New Roman" w:cs="Times New Roman"/>
                <w:sz w:val="24"/>
                <w:szCs w:val="24"/>
                <w:lang w:val="kk-KZ"/>
              </w:rPr>
              <w:t xml:space="preserve"> цифрлық платформасын пайдалануға- нақты уақыт режимінде қарыз алушыны бейнетіркеу, геолокациялау және есептер мен тексеру актілерін автоматтандырылған жүктеу.</w:t>
            </w:r>
          </w:p>
          <w:p w14:paraId="5F6F959D"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6.6.2. </w:t>
            </w:r>
            <w:r w:rsidR="00D674C9" w:rsidRPr="005E6667">
              <w:rPr>
                <w:rFonts w:ascii="Times New Roman" w:eastAsia="Times New Roman" w:hAnsi="Times New Roman" w:cs="Times New Roman"/>
                <w:sz w:val="24"/>
                <w:szCs w:val="24"/>
                <w:lang w:val="kk-KZ"/>
              </w:rPr>
              <w:t xml:space="preserve">Осы Шарт бойынша берілген </w:t>
            </w:r>
            <w:r w:rsidR="00396E53" w:rsidRPr="005E6667">
              <w:rPr>
                <w:rFonts w:ascii="Times New Roman" w:eastAsia="Times New Roman" w:hAnsi="Times New Roman" w:cs="Times New Roman"/>
                <w:sz w:val="24"/>
                <w:szCs w:val="24"/>
                <w:lang w:val="kk-KZ"/>
              </w:rPr>
              <w:t>несиені</w:t>
            </w:r>
            <w:r w:rsidR="00D674C9" w:rsidRPr="005E6667">
              <w:rPr>
                <w:rFonts w:ascii="Times New Roman" w:eastAsia="Times New Roman" w:hAnsi="Times New Roman" w:cs="Times New Roman"/>
                <w:sz w:val="24"/>
                <w:szCs w:val="24"/>
                <w:lang w:val="kk-KZ"/>
              </w:rPr>
              <w:t xml:space="preserve"> өтеуге ақша қаражаты түскен кезде Қарыз беруші Қарыз алушыға берген басқа қарыздар бойынша Қарыз берушінің алдында кез келген мерзімі өткен берешек пайда болған кезде </w:t>
            </w:r>
            <w:r w:rsidR="00E56854" w:rsidRPr="005E6667">
              <w:rPr>
                <w:rFonts w:ascii="Times New Roman" w:eastAsia="Times New Roman" w:hAnsi="Times New Roman" w:cs="Times New Roman"/>
                <w:sz w:val="24"/>
                <w:szCs w:val="24"/>
                <w:lang w:val="kk-KZ"/>
              </w:rPr>
              <w:t xml:space="preserve">(қарыз алушының барлық/орындалмаған ақшалай міндеттемелері) </w:t>
            </w:r>
            <w:r w:rsidR="00D674C9" w:rsidRPr="005E6667">
              <w:rPr>
                <w:rFonts w:ascii="Times New Roman" w:eastAsia="Times New Roman" w:hAnsi="Times New Roman" w:cs="Times New Roman"/>
                <w:sz w:val="24"/>
                <w:szCs w:val="24"/>
                <w:lang w:val="kk-KZ"/>
              </w:rPr>
              <w:t xml:space="preserve">Қарыз алушының Қарыз берушінің алдындағы басқа қарыздары бойынша </w:t>
            </w:r>
            <w:r w:rsidR="00D674C9" w:rsidRPr="005E6667">
              <w:rPr>
                <w:rFonts w:ascii="Times New Roman" w:eastAsia="Times New Roman" w:hAnsi="Times New Roman" w:cs="Times New Roman"/>
                <w:sz w:val="24"/>
                <w:szCs w:val="24"/>
                <w:lang w:val="kk-KZ"/>
              </w:rPr>
              <w:lastRenderedPageBreak/>
              <w:t>мерзімі өткен берешекті өтеу есебіне өз қалауы бойынша бағыттау</w:t>
            </w:r>
            <w:r w:rsidRPr="005E6667">
              <w:rPr>
                <w:rFonts w:ascii="Times New Roman" w:eastAsia="Times New Roman" w:hAnsi="Times New Roman" w:cs="Times New Roman"/>
                <w:sz w:val="24"/>
                <w:szCs w:val="24"/>
                <w:lang w:val="kk-KZ"/>
              </w:rPr>
              <w:t>.</w:t>
            </w:r>
          </w:p>
          <w:p w14:paraId="56CB93B5"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6.6.3. Қарыз алушының жеке деректерін өңдеу.</w:t>
            </w:r>
          </w:p>
          <w:p w14:paraId="5AEE6144" w14:textId="77777777" w:rsidR="00C05D6A" w:rsidRPr="005E6667" w:rsidRDefault="00C05D6A" w:rsidP="00E27439">
            <w:pPr>
              <w:tabs>
                <w:tab w:val="left" w:pos="426"/>
              </w:tabs>
              <w:ind w:left="27" w:hanging="27"/>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6.6.4. Қарыз алушыдан </w:t>
            </w:r>
            <w:r w:rsidR="00C01634" w:rsidRPr="005E6667">
              <w:rPr>
                <w:rFonts w:ascii="Times New Roman" w:eastAsia="Times New Roman" w:hAnsi="Times New Roman" w:cs="Times New Roman"/>
                <w:sz w:val="24"/>
                <w:szCs w:val="24"/>
                <w:lang w:val="kk-KZ"/>
              </w:rPr>
              <w:t>Қарыз</w:t>
            </w:r>
            <w:r w:rsidRPr="005E6667">
              <w:rPr>
                <w:rFonts w:ascii="Times New Roman" w:eastAsia="Times New Roman" w:hAnsi="Times New Roman" w:cs="Times New Roman"/>
                <w:sz w:val="24"/>
                <w:szCs w:val="24"/>
                <w:lang w:val="kk-KZ"/>
              </w:rPr>
              <w:t xml:space="preserve"> беруші алдындағы қарызды өндіріп алу бойынша жұмыс жүргізу.</w:t>
            </w:r>
          </w:p>
          <w:p w14:paraId="061657BB" w14:textId="77777777" w:rsidR="00CB7482" w:rsidRDefault="00CB7482" w:rsidP="00E27439">
            <w:pPr>
              <w:tabs>
                <w:tab w:val="left" w:pos="426"/>
              </w:tabs>
              <w:ind w:left="27" w:hanging="27"/>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6.6.5. Қарыз алушы тарапынан осы Шарт бойынша кез келген міндеттемелер бұзылған жағдайда, шартты мерзімінен бұрын бұзуды жүргізу және сыйақы мен айыппұл санкцияларын есептей отырып</w:t>
            </w:r>
            <w:r w:rsidR="00C01634" w:rsidRPr="005E6667">
              <w:rPr>
                <w:rFonts w:ascii="Times New Roman" w:eastAsia="Times New Roman" w:hAnsi="Times New Roman" w:cs="Times New Roman"/>
                <w:sz w:val="24"/>
                <w:szCs w:val="24"/>
                <w:lang w:val="kk-KZ"/>
              </w:rPr>
              <w:t>,</w:t>
            </w:r>
            <w:r w:rsidRPr="005E6667">
              <w:rPr>
                <w:rFonts w:ascii="Times New Roman" w:eastAsia="Times New Roman" w:hAnsi="Times New Roman" w:cs="Times New Roman"/>
                <w:sz w:val="24"/>
                <w:szCs w:val="24"/>
                <w:lang w:val="kk-KZ"/>
              </w:rPr>
              <w:t xml:space="preserve"> берілген несиені қайтаруды жүзеге асыру.</w:t>
            </w:r>
          </w:p>
          <w:p w14:paraId="78088A78" w14:textId="32083318" w:rsidR="00EE6DCA" w:rsidRDefault="00EE6DCA" w:rsidP="00EE6DCA">
            <w:pPr>
              <w:pStyle w:val="27"/>
              <w:tabs>
                <w:tab w:val="clear" w:pos="567"/>
              </w:tabs>
              <w:rPr>
                <w:lang w:val="kk-KZ"/>
              </w:rPr>
            </w:pPr>
            <w:r w:rsidRPr="00E32E87">
              <w:rPr>
                <w:lang w:val="kk-KZ"/>
              </w:rPr>
              <w:t>Тексеру жүргізу және Қарыз алушының Қаржы-шаруашылық қызметі туралы қажетті мәліметтер алу;</w:t>
            </w:r>
          </w:p>
          <w:p w14:paraId="4B29F98D" w14:textId="77777777" w:rsidR="00EE6DCA" w:rsidRPr="00E32E87" w:rsidRDefault="00EE6DCA" w:rsidP="00EE6DCA">
            <w:pPr>
              <w:pStyle w:val="23"/>
              <w:tabs>
                <w:tab w:val="left" w:pos="426"/>
              </w:tabs>
              <w:spacing w:before="0"/>
              <w:ind w:left="27" w:hanging="27"/>
              <w:rPr>
                <w:rFonts w:eastAsiaTheme="minorEastAsia"/>
                <w:noProof/>
                <w:szCs w:val="24"/>
                <w:lang w:val="kk-KZ"/>
              </w:rPr>
            </w:pPr>
            <w:r w:rsidRPr="00E32E87">
              <w:rPr>
                <w:rFonts w:eastAsiaTheme="minorEastAsia"/>
                <w:noProof/>
                <w:szCs w:val="24"/>
                <w:lang w:val="kk-KZ"/>
              </w:rPr>
              <w:t>6.6.6. Қарыз алушыға ескертусіз несиенің мақсатты пайдаланылуын тексеру. Мақсатсыз пайдаланған жағдайда 4.1-тармаққа сәйкес айыппұл санкцияларын есептей отырып, несиені және есептелген сыйақыны талап ету. мақсатсыз пайдалану фактісі анықталған сәттен бастап;</w:t>
            </w:r>
          </w:p>
          <w:p w14:paraId="245781AC" w14:textId="77777777" w:rsidR="00EE6DCA" w:rsidRPr="00E32E87" w:rsidRDefault="00EE6DCA" w:rsidP="00EE6DCA">
            <w:pPr>
              <w:pStyle w:val="23"/>
              <w:tabs>
                <w:tab w:val="left" w:pos="426"/>
              </w:tabs>
              <w:spacing w:before="0"/>
              <w:ind w:left="27" w:hanging="27"/>
              <w:rPr>
                <w:rFonts w:eastAsiaTheme="minorEastAsia"/>
                <w:noProof/>
                <w:szCs w:val="24"/>
                <w:lang w:val="kk-KZ"/>
              </w:rPr>
            </w:pPr>
            <w:r w:rsidRPr="00E32E87">
              <w:rPr>
                <w:rFonts w:eastAsiaTheme="minorEastAsia"/>
                <w:noProof/>
                <w:szCs w:val="24"/>
                <w:lang w:val="kk-KZ"/>
              </w:rPr>
              <w:t>6.6.7. 6.6.5 және 6.6.6. - тармақтарын орындау үшін, қарыз алушыдан қажетті ақпаратты, Қаржы-шаруашылық қызметінің құжаттамасын сұрату.</w:t>
            </w:r>
          </w:p>
          <w:p w14:paraId="2230553C" w14:textId="0BA6CA64" w:rsidR="00F642A1" w:rsidRPr="005E6667" w:rsidRDefault="00F642A1"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6.6.</w:t>
            </w:r>
            <w:r w:rsidR="00EE6DCA">
              <w:rPr>
                <w:rFonts w:ascii="Times New Roman" w:eastAsia="Times New Roman" w:hAnsi="Times New Roman" w:cs="Times New Roman"/>
                <w:sz w:val="24"/>
                <w:szCs w:val="24"/>
                <w:lang w:val="kk-KZ"/>
              </w:rPr>
              <w:t>8</w:t>
            </w:r>
            <w:r w:rsidRPr="005E6667">
              <w:rPr>
                <w:rFonts w:ascii="Times New Roman" w:eastAsia="Times New Roman" w:hAnsi="Times New Roman" w:cs="Times New Roman"/>
                <w:sz w:val="24"/>
                <w:szCs w:val="24"/>
                <w:lang w:val="kk-KZ"/>
              </w:rPr>
              <w:t>. Қарыз алушы осы Шарт бойынша міндеттерін орындамаған жағдайда, Қазақстан Республикасы территориясындағы кез келген екінші деңгейлі банктерінде, қаржылық, кредиттік ұйымдарда және мекемелердегі кез келген ағымдағы шоттарынан берешекті акцептсіз есептен шығаруды жүргізуге;</w:t>
            </w:r>
          </w:p>
          <w:p w14:paraId="3342B065" w14:textId="0D8791D1" w:rsidR="00F642A1" w:rsidRPr="005E6667" w:rsidRDefault="00F642A1"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6.6.</w:t>
            </w:r>
            <w:r w:rsidR="00EE6DCA">
              <w:rPr>
                <w:rFonts w:ascii="Times New Roman" w:eastAsia="Times New Roman" w:hAnsi="Times New Roman" w:cs="Times New Roman"/>
                <w:sz w:val="24"/>
                <w:szCs w:val="24"/>
                <w:lang w:val="kk-KZ"/>
              </w:rPr>
              <w:t>9</w:t>
            </w:r>
            <w:r w:rsidRPr="005E6667">
              <w:rPr>
                <w:rFonts w:ascii="Times New Roman" w:eastAsia="Times New Roman" w:hAnsi="Times New Roman" w:cs="Times New Roman"/>
                <w:sz w:val="24"/>
                <w:szCs w:val="24"/>
                <w:lang w:val="kk-KZ"/>
              </w:rPr>
              <w:t>. Қарыз алушыдан негізгі қарыз және есептелген сыйақы бойынша мерзімі өткен берешек үшін тұрақсыздық айыбын (айыппұл, өсімақы) өндіруге;</w:t>
            </w:r>
          </w:p>
          <w:p w14:paraId="2075E51D" w14:textId="1787A4F3" w:rsidR="00F642A1" w:rsidRDefault="00F642A1" w:rsidP="00E27439">
            <w:pPr>
              <w:pStyle w:val="23"/>
              <w:tabs>
                <w:tab w:val="left" w:pos="426"/>
              </w:tabs>
              <w:spacing w:before="0"/>
              <w:ind w:left="28" w:hanging="28"/>
              <w:rPr>
                <w:szCs w:val="24"/>
                <w:lang w:val="kk-KZ"/>
              </w:rPr>
            </w:pPr>
            <w:r w:rsidRPr="005E6667">
              <w:rPr>
                <w:szCs w:val="24"/>
                <w:lang w:val="kk-KZ"/>
              </w:rPr>
              <w:t>6.6.</w:t>
            </w:r>
            <w:r w:rsidR="00EE6DCA">
              <w:rPr>
                <w:szCs w:val="24"/>
                <w:lang w:val="kk-KZ"/>
              </w:rPr>
              <w:t>10</w:t>
            </w:r>
            <w:r w:rsidRPr="005E6667">
              <w:rPr>
                <w:szCs w:val="24"/>
                <w:lang w:val="kk-KZ"/>
              </w:rPr>
              <w:t>. Қарыз алушыдан негізгі борыш бойынша мерзімі өткен берешегі үшін тұрақсыздық айыбын (айыппұлды, өсімпұлды) қоса алғанда, нотариустың атқару құжаты негізінде қарыз алушының келісімінсіз қарызды өндіріп алу. өндiрiп алу талап қоюшының (несие берушiнiң, адвокаттың) өтiнiшi негiзiнде жүзеге асырылады.</w:t>
            </w:r>
          </w:p>
          <w:p w14:paraId="3FAF4D1D" w14:textId="7F39E668" w:rsidR="00EE6DCA" w:rsidRDefault="00892750" w:rsidP="00E27439">
            <w:pPr>
              <w:pStyle w:val="23"/>
              <w:tabs>
                <w:tab w:val="left" w:pos="426"/>
              </w:tabs>
              <w:spacing w:before="0"/>
              <w:ind w:left="28" w:hanging="28"/>
              <w:rPr>
                <w:szCs w:val="24"/>
                <w:lang w:val="kk-KZ"/>
              </w:rPr>
            </w:pPr>
            <w:r>
              <w:rPr>
                <w:szCs w:val="24"/>
                <w:lang w:val="kk-KZ"/>
              </w:rPr>
              <w:t xml:space="preserve">6.6.11. </w:t>
            </w:r>
            <w:r w:rsidRPr="00892750">
              <w:rPr>
                <w:szCs w:val="24"/>
                <w:lang w:val="kk-KZ"/>
              </w:rPr>
              <w:t>Қарыз алушыдан атқарушылық іс жүргізудің, сот дауларының, банкроттық (оңалту) рәсімдерінің қозғалғаны туралы, сондай-ақ қаржылық жағдайының нашарлауы немесе қамтамасыз ету нысанасының жоғалуы/елеулі түрде құнсыздануы туралы Сенім білдірген өкілді (агентті) дереу хабардар етуді талап ету.</w:t>
            </w:r>
          </w:p>
          <w:p w14:paraId="5E48B87A" w14:textId="77777777" w:rsidR="00C05D6A" w:rsidRPr="005E6667" w:rsidRDefault="00C05D6A" w:rsidP="00E27439">
            <w:pPr>
              <w:tabs>
                <w:tab w:val="left" w:pos="426"/>
              </w:tabs>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6.7. Сенім білдірілген өкіл (агент) міндетті:</w:t>
            </w:r>
          </w:p>
          <w:p w14:paraId="26DA162F" w14:textId="1F17BAB5" w:rsidR="00C05D6A" w:rsidRDefault="00C05D6A" w:rsidP="00E27439">
            <w:pPr>
              <w:tabs>
                <w:tab w:val="left" w:pos="28"/>
              </w:tabs>
              <w:ind w:left="64" w:hanging="36"/>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lastRenderedPageBreak/>
              <w:t xml:space="preserve">6.7.1. </w:t>
            </w:r>
            <w:r w:rsidR="009D5298" w:rsidRPr="005E6667">
              <w:rPr>
                <w:rFonts w:ascii="Times New Roman" w:eastAsia="Times New Roman" w:hAnsi="Times New Roman" w:cs="Times New Roman"/>
                <w:sz w:val="24"/>
                <w:szCs w:val="24"/>
                <w:lang w:val="kk-KZ"/>
              </w:rPr>
              <w:t>Қарыз алушы барлық қажетті құжаттаманы (екінші деңгейдегі банктерде ашылған ағымдағы шот нөмірін, ЖК тіркеу туралы куәлік/талон) ұсынған және қажетті шарттарды ресімдеген, кепіл мүлкіне ауыртпалықты тіркеген жағдайда, қарыз сомасын осы Шартта көзделген тәртіппен, талаптармен, көлемде және мерзімде аудару</w:t>
            </w:r>
            <w:r w:rsidRPr="005E6667">
              <w:rPr>
                <w:rFonts w:ascii="Times New Roman" w:eastAsia="Times New Roman" w:hAnsi="Times New Roman" w:cs="Times New Roman"/>
                <w:sz w:val="24"/>
                <w:szCs w:val="24"/>
                <w:lang w:val="kk-KZ"/>
              </w:rPr>
              <w:t>;</w:t>
            </w:r>
          </w:p>
          <w:p w14:paraId="6C6275F0" w14:textId="77777777" w:rsidR="003E4B05" w:rsidRPr="005E6667" w:rsidRDefault="003E4B05" w:rsidP="00E27439">
            <w:pPr>
              <w:tabs>
                <w:tab w:val="left" w:pos="28"/>
              </w:tabs>
              <w:ind w:left="64" w:hanging="36"/>
              <w:jc w:val="both"/>
              <w:rPr>
                <w:rFonts w:ascii="Times New Roman" w:eastAsia="Times New Roman" w:hAnsi="Times New Roman" w:cs="Times New Roman"/>
                <w:sz w:val="24"/>
                <w:szCs w:val="24"/>
                <w:lang w:val="kk-KZ"/>
              </w:rPr>
            </w:pPr>
          </w:p>
          <w:p w14:paraId="1791D834" w14:textId="2B663C00"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6.7.2. </w:t>
            </w:r>
            <w:r w:rsidR="004F4886" w:rsidRPr="004F4886">
              <w:rPr>
                <w:rFonts w:ascii="Times New Roman" w:eastAsia="Times New Roman" w:hAnsi="Times New Roman" w:cs="Times New Roman"/>
                <w:sz w:val="24"/>
                <w:szCs w:val="24"/>
                <w:lang w:val="kk-KZ"/>
              </w:rPr>
              <w:t>Қарыз алушы негізгі қарызды толық өтегеннен, есептелген сыйақыны төлегеннен, сондай-ақ осы Шарттың талаптарына сәйкес өзге де берешегі (болған жағдайда) өтелгеннен кейін, Қарыз беруші Қарыз алушыға/Кепіл берушіге кепіл мүлікке қойылған ауыртпалықты алып тастау туралы өтінішпен аумақтық әділет органына хат беруге міндеттенеді</w:t>
            </w:r>
            <w:r w:rsidRPr="005E6667">
              <w:rPr>
                <w:rFonts w:ascii="Times New Roman" w:eastAsia="Times New Roman" w:hAnsi="Times New Roman" w:cs="Times New Roman"/>
                <w:sz w:val="24"/>
                <w:szCs w:val="24"/>
                <w:lang w:val="kk-KZ"/>
              </w:rPr>
              <w:t>;</w:t>
            </w:r>
          </w:p>
          <w:p w14:paraId="511FEF2C"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6.7.3 Қазақстан Республикасының заңнамасында және осы Келісімнің шарттарында өзгеше көзделмесе, осы Келісім шарттарының құпиялылығын қамтамасыз ету;</w:t>
            </w:r>
          </w:p>
          <w:p w14:paraId="5127523C" w14:textId="0B4CF6FF"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6.7.4. </w:t>
            </w:r>
            <w:r w:rsidR="00E83E78" w:rsidRPr="005E6667">
              <w:rPr>
                <w:rFonts w:ascii="Times New Roman" w:eastAsia="Times New Roman" w:hAnsi="Times New Roman" w:cs="Times New Roman"/>
                <w:sz w:val="24"/>
                <w:szCs w:val="24"/>
                <w:lang w:val="kk-KZ"/>
              </w:rPr>
              <w:t xml:space="preserve">Қарыз алушының өтініші бойынша ақысыз, айына бір реттен жиі емес </w:t>
            </w:r>
            <w:r w:rsidR="00856B70">
              <w:rPr>
                <w:rFonts w:ascii="Times New Roman" w:eastAsia="Times New Roman" w:hAnsi="Times New Roman" w:cs="Times New Roman"/>
                <w:sz w:val="24"/>
                <w:szCs w:val="24"/>
                <w:lang w:val="kk-KZ"/>
              </w:rPr>
              <w:t>3 (</w:t>
            </w:r>
            <w:r w:rsidR="00E83E78" w:rsidRPr="005E6667">
              <w:rPr>
                <w:rFonts w:ascii="Times New Roman" w:eastAsia="Times New Roman" w:hAnsi="Times New Roman" w:cs="Times New Roman"/>
                <w:sz w:val="24"/>
                <w:szCs w:val="24"/>
                <w:lang w:val="kk-KZ"/>
              </w:rPr>
              <w:t>үш</w:t>
            </w:r>
            <w:r w:rsidR="00856B70">
              <w:rPr>
                <w:rFonts w:ascii="Times New Roman" w:eastAsia="Times New Roman" w:hAnsi="Times New Roman" w:cs="Times New Roman"/>
                <w:sz w:val="24"/>
                <w:szCs w:val="24"/>
                <w:lang w:val="kk-KZ"/>
              </w:rPr>
              <w:t xml:space="preserve">) </w:t>
            </w:r>
            <w:r w:rsidR="00E83E78" w:rsidRPr="005E6667">
              <w:rPr>
                <w:rFonts w:ascii="Times New Roman" w:eastAsia="Times New Roman" w:hAnsi="Times New Roman" w:cs="Times New Roman"/>
                <w:sz w:val="24"/>
                <w:szCs w:val="24"/>
                <w:lang w:val="kk-KZ"/>
              </w:rPr>
              <w:t xml:space="preserve"> жұмыс күнінен аспайтын мерзімде шарт бойынша берешекті өтеу есебіне түсетін кезекті ақшаны бөлу (негізгі борышқа, сыйақыға, комиссияларға, тұрақсыздық айыбына, айыппұлдарға және айыппұл санкцияларының өзге де түрлеріне, сондай-ақ мерзімі өткен төлемдерді көрсете отырып, төленуге жататын басқа да сомаларға) туралы ақпаратты жазбаша түрде беру</w:t>
            </w:r>
            <w:r w:rsidRPr="005E6667">
              <w:rPr>
                <w:rFonts w:ascii="Times New Roman" w:eastAsia="Times New Roman" w:hAnsi="Times New Roman" w:cs="Times New Roman"/>
                <w:sz w:val="24"/>
                <w:szCs w:val="24"/>
                <w:lang w:val="kk-KZ"/>
              </w:rPr>
              <w:t>;</w:t>
            </w:r>
          </w:p>
          <w:p w14:paraId="6C8AAD2C" w14:textId="22AAF1AE"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6.7.5.</w:t>
            </w:r>
            <w:r w:rsidR="004E14D0">
              <w:rPr>
                <w:rFonts w:ascii="Times New Roman" w:eastAsia="Times New Roman" w:hAnsi="Times New Roman" w:cs="Times New Roman"/>
                <w:sz w:val="24"/>
                <w:szCs w:val="24"/>
                <w:lang w:val="kk-KZ"/>
              </w:rPr>
              <w:t xml:space="preserve"> </w:t>
            </w:r>
            <w:r w:rsidRPr="005E6667">
              <w:rPr>
                <w:rFonts w:ascii="Times New Roman" w:eastAsia="Times New Roman" w:hAnsi="Times New Roman" w:cs="Times New Roman"/>
                <w:sz w:val="24"/>
                <w:szCs w:val="24"/>
                <w:lang w:val="kk-KZ"/>
              </w:rPr>
              <w:t xml:space="preserve">Қарыз алушының </w:t>
            </w:r>
            <w:r w:rsidR="00161B70" w:rsidRPr="005E6667">
              <w:rPr>
                <w:rFonts w:ascii="Times New Roman" w:eastAsia="Times New Roman" w:hAnsi="Times New Roman" w:cs="Times New Roman"/>
                <w:sz w:val="24"/>
                <w:szCs w:val="24"/>
                <w:lang w:val="kk-KZ"/>
              </w:rPr>
              <w:t>Қарыз</w:t>
            </w:r>
            <w:r w:rsidRPr="005E6667">
              <w:rPr>
                <w:rFonts w:ascii="Times New Roman" w:eastAsia="Times New Roman" w:hAnsi="Times New Roman" w:cs="Times New Roman"/>
                <w:sz w:val="24"/>
                <w:szCs w:val="24"/>
                <w:lang w:val="kk-KZ"/>
              </w:rPr>
              <w:t xml:space="preserve"> берушіге Шарт бойынша қарастырылған ақшаны ішінара немесе толық мерзімінен бұрын өтеуі туралы талабы бойынша 3 (үш) жұмыс күні ішінде оған негізгі борыш, сыйақы, комиссия, тұрақсыздық айыбы, айыппұлдар және басқа айыппұлдар бойынша бөлінген қайтарымға байланысты соманы, санкциялар, сондай-ақ төлемдердің кешіктірілгенін көрсететін басқа да төлемдер туралы хабарлау;</w:t>
            </w:r>
          </w:p>
          <w:p w14:paraId="1F2267F9"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6.7.6. Шарт бойынша міндеттемелерді орындау мерзімі кешіктірілген жағдайда, Шартта көзделген тәртіппен Қарыз алушыға Шарт бойынша төлемдер жүргізу бойынша міндеттемелерді орындау мерзімі және Қарыз алушының өз міндеттемелерін орындамағаны салдары туралы 30 (отыз) күнтізбелік күннен кешіктірмей хабарлауға; </w:t>
            </w:r>
          </w:p>
          <w:p w14:paraId="05FB8005"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6.7.7. </w:t>
            </w:r>
            <w:r w:rsidR="006071FD" w:rsidRPr="005E6667">
              <w:rPr>
                <w:rFonts w:ascii="Times New Roman" w:eastAsia="Times New Roman" w:hAnsi="Times New Roman" w:cs="Times New Roman"/>
                <w:sz w:val="24"/>
                <w:szCs w:val="24"/>
                <w:lang w:val="kk-KZ"/>
              </w:rPr>
              <w:t>Заңда</w:t>
            </w:r>
            <w:r w:rsidRPr="005E6667">
              <w:rPr>
                <w:rFonts w:ascii="Times New Roman" w:eastAsia="Times New Roman" w:hAnsi="Times New Roman" w:cs="Times New Roman"/>
                <w:sz w:val="24"/>
                <w:szCs w:val="24"/>
                <w:lang w:val="kk-KZ"/>
              </w:rPr>
              <w:t xml:space="preserve"> белгіленген мерзімде Қарыз алушының жазбаша сұрау салуға жазбаша жауабын қарастыру және дайындау;</w:t>
            </w:r>
          </w:p>
          <w:p w14:paraId="1C6AFB03" w14:textId="77777777" w:rsidR="00C05D6A" w:rsidRPr="005E6667" w:rsidRDefault="00C05D6A" w:rsidP="00E27439">
            <w:pPr>
              <w:tabs>
                <w:tab w:val="left" w:pos="426"/>
              </w:tabs>
              <w:ind w:left="64" w:hanging="64"/>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lastRenderedPageBreak/>
              <w:t>6.7.8. Қарыз алушының жазбаша өтінішін алған сәттен бастап күнтізбелік он бес күн ішінде келісімшарт талаптарына ұсынылған өзгерістерді қарастырып, қарыз алушыға (туралы) жазбаша түрде хабарла</w:t>
            </w:r>
            <w:r w:rsidR="00D40F61" w:rsidRPr="005E6667">
              <w:rPr>
                <w:rFonts w:ascii="Times New Roman" w:eastAsia="Times New Roman" w:hAnsi="Times New Roman" w:cs="Times New Roman"/>
                <w:sz w:val="24"/>
                <w:szCs w:val="24"/>
                <w:lang w:val="kk-KZ"/>
              </w:rPr>
              <w:t>уға</w:t>
            </w:r>
            <w:r w:rsidRPr="005E6667">
              <w:rPr>
                <w:rFonts w:ascii="Times New Roman" w:eastAsia="Times New Roman" w:hAnsi="Times New Roman" w:cs="Times New Roman"/>
                <w:sz w:val="24"/>
                <w:szCs w:val="24"/>
                <w:lang w:val="kk-KZ"/>
              </w:rPr>
              <w:t>:</w:t>
            </w:r>
          </w:p>
          <w:p w14:paraId="4F2C6899" w14:textId="77777777" w:rsidR="00C05D6A" w:rsidRPr="005E6667" w:rsidRDefault="00D40F61" w:rsidP="00E27439">
            <w:pPr>
              <w:tabs>
                <w:tab w:val="left" w:pos="426"/>
              </w:tabs>
              <w:ind w:left="27"/>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 </w:t>
            </w:r>
            <w:r w:rsidR="00C05D6A" w:rsidRPr="005E6667">
              <w:rPr>
                <w:rFonts w:ascii="Times New Roman" w:eastAsia="Times New Roman" w:hAnsi="Times New Roman" w:cs="Times New Roman"/>
                <w:sz w:val="24"/>
                <w:szCs w:val="24"/>
                <w:lang w:val="kk-KZ"/>
              </w:rPr>
              <w:t>келісімшарттың ұсынылатын өзгерістерімен келісу;</w:t>
            </w:r>
          </w:p>
          <w:p w14:paraId="75B58C7F" w14:textId="77777777" w:rsidR="00C05D6A" w:rsidRPr="005E6667" w:rsidRDefault="00D40F61"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 </w:t>
            </w:r>
            <w:r w:rsidR="00C05D6A" w:rsidRPr="005E6667">
              <w:rPr>
                <w:rFonts w:ascii="Times New Roman" w:eastAsia="Times New Roman" w:hAnsi="Times New Roman" w:cs="Times New Roman"/>
                <w:sz w:val="24"/>
                <w:szCs w:val="24"/>
                <w:lang w:val="kk-KZ"/>
              </w:rPr>
              <w:t>шарттың талаптарын өзгерту туралы олардың ұсыныстары;</w:t>
            </w:r>
          </w:p>
          <w:p w14:paraId="50DBD8F3" w14:textId="0586F9CA" w:rsidR="00C05D6A" w:rsidRDefault="00D40F61"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 </w:t>
            </w:r>
            <w:r w:rsidR="00C05D6A" w:rsidRPr="005E6667">
              <w:rPr>
                <w:rFonts w:ascii="Times New Roman" w:eastAsia="Times New Roman" w:hAnsi="Times New Roman" w:cs="Times New Roman"/>
                <w:sz w:val="24"/>
                <w:szCs w:val="24"/>
                <w:lang w:val="kk-KZ"/>
              </w:rPr>
              <w:t>шарттың талаптарын өзгертуден бас тарту себептері туралы дәлелді негіздемелер.</w:t>
            </w:r>
          </w:p>
          <w:p w14:paraId="402C10AC"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6.8.Қарыз алушы мыналарға кепілдік береді:</w:t>
            </w:r>
          </w:p>
          <w:p w14:paraId="7588745E"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6.8.1. Қарыз алушының осы Келісімге қол қою уақытында кез-келген үшінші тараптармен </w:t>
            </w:r>
            <w:r w:rsidR="0091228C" w:rsidRPr="005E6667">
              <w:rPr>
                <w:rFonts w:ascii="Times New Roman" w:eastAsia="Times New Roman" w:hAnsi="Times New Roman" w:cs="Times New Roman"/>
                <w:sz w:val="24"/>
                <w:szCs w:val="24"/>
                <w:lang w:val="kk-KZ"/>
              </w:rPr>
              <w:t xml:space="preserve">орын алатын </w:t>
            </w:r>
            <w:r w:rsidRPr="005E6667">
              <w:rPr>
                <w:rFonts w:ascii="Times New Roman" w:eastAsia="Times New Roman" w:hAnsi="Times New Roman" w:cs="Times New Roman"/>
                <w:sz w:val="24"/>
                <w:szCs w:val="24"/>
                <w:lang w:val="kk-KZ"/>
              </w:rPr>
              <w:t xml:space="preserve">қарым-қатынасы кедергі емес және осы Келісімді жасасуына шектеулер </w:t>
            </w:r>
            <w:r w:rsidR="0091228C" w:rsidRPr="005E6667">
              <w:rPr>
                <w:rFonts w:ascii="Times New Roman" w:eastAsia="Times New Roman" w:hAnsi="Times New Roman" w:cs="Times New Roman"/>
                <w:sz w:val="24"/>
                <w:szCs w:val="24"/>
                <w:lang w:val="kk-KZ"/>
              </w:rPr>
              <w:t>тудырмайтынын</w:t>
            </w:r>
            <w:r w:rsidRPr="005E6667">
              <w:rPr>
                <w:rFonts w:ascii="Times New Roman" w:eastAsia="Times New Roman" w:hAnsi="Times New Roman" w:cs="Times New Roman"/>
                <w:sz w:val="24"/>
                <w:szCs w:val="24"/>
                <w:lang w:val="kk-KZ"/>
              </w:rPr>
              <w:t>;</w:t>
            </w:r>
          </w:p>
          <w:p w14:paraId="0EE52AD8"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6.8.2. Оның осы Келісім бойынша міндеттемелерін орындауына кедергі келтіретін ешқандай жағдайлар жоқ және мұндай жағдайлар туындаған сәттен бастап 3 (үш) күнтізбелік күн ішінде ол </w:t>
            </w:r>
            <w:r w:rsidR="00161B70" w:rsidRPr="005E6667">
              <w:rPr>
                <w:rFonts w:ascii="Times New Roman" w:eastAsia="Times New Roman" w:hAnsi="Times New Roman" w:cs="Times New Roman"/>
                <w:sz w:val="24"/>
                <w:szCs w:val="24"/>
                <w:lang w:val="kk-KZ"/>
              </w:rPr>
              <w:t>Қарыз</w:t>
            </w:r>
            <w:r w:rsidRPr="005E6667">
              <w:rPr>
                <w:rFonts w:ascii="Times New Roman" w:eastAsia="Times New Roman" w:hAnsi="Times New Roman" w:cs="Times New Roman"/>
                <w:sz w:val="24"/>
                <w:szCs w:val="24"/>
                <w:lang w:val="kk-KZ"/>
              </w:rPr>
              <w:t xml:space="preserve"> беруші мен </w:t>
            </w:r>
            <w:r w:rsidR="0091228C" w:rsidRPr="005E6667">
              <w:rPr>
                <w:rFonts w:ascii="Times New Roman" w:eastAsia="Times New Roman" w:hAnsi="Times New Roman" w:cs="Times New Roman"/>
                <w:sz w:val="24"/>
                <w:szCs w:val="24"/>
                <w:lang w:val="kk-KZ"/>
              </w:rPr>
              <w:t xml:space="preserve">Сенім білдірілген өкілге (агентке) </w:t>
            </w:r>
            <w:r w:rsidRPr="005E6667">
              <w:rPr>
                <w:rFonts w:ascii="Times New Roman" w:eastAsia="Times New Roman" w:hAnsi="Times New Roman" w:cs="Times New Roman"/>
                <w:sz w:val="24"/>
                <w:szCs w:val="24"/>
                <w:lang w:val="kk-KZ"/>
              </w:rPr>
              <w:t>жазбаша түрде хабарлайды;</w:t>
            </w:r>
          </w:p>
          <w:p w14:paraId="08A95B24"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6.8.3. </w:t>
            </w:r>
            <w:r w:rsidR="00B56A9E" w:rsidRPr="005E6667">
              <w:rPr>
                <w:rFonts w:ascii="Times New Roman" w:eastAsia="Times New Roman" w:hAnsi="Times New Roman" w:cs="Times New Roman"/>
                <w:sz w:val="24"/>
                <w:szCs w:val="24"/>
                <w:lang w:val="kk-KZ"/>
              </w:rPr>
              <w:t>Осы Шарт бойынша Қарыз берушіге тиесілі барлық төлемдерді, үшінші тұлғалар тарапынан кез келген талаптарға қарамастан, Қазақстан Республикасының заңнамасында белгіленген жағдайларды қоспағанда, Қарыз алушы бірінші кезектегі тәртіппен жүзеге асыратын болады</w:t>
            </w:r>
            <w:r w:rsidRPr="005E6667">
              <w:rPr>
                <w:rFonts w:ascii="Times New Roman" w:eastAsia="Times New Roman" w:hAnsi="Times New Roman" w:cs="Times New Roman"/>
                <w:sz w:val="24"/>
                <w:szCs w:val="24"/>
                <w:lang w:val="kk-KZ"/>
              </w:rPr>
              <w:t>;</w:t>
            </w:r>
          </w:p>
          <w:p w14:paraId="641A302B" w14:textId="4A65A1E4" w:rsidR="00C05D6A"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6.8.4. Қарыз алушыға басқа </w:t>
            </w:r>
            <w:r w:rsidR="00161B70" w:rsidRPr="005E6667">
              <w:rPr>
                <w:rFonts w:ascii="Times New Roman" w:eastAsia="Times New Roman" w:hAnsi="Times New Roman" w:cs="Times New Roman"/>
                <w:sz w:val="24"/>
                <w:szCs w:val="24"/>
                <w:lang w:val="kk-KZ"/>
              </w:rPr>
              <w:t>қарыз</w:t>
            </w:r>
            <w:r w:rsidRPr="005E6667">
              <w:rPr>
                <w:rFonts w:ascii="Times New Roman" w:eastAsia="Times New Roman" w:hAnsi="Times New Roman" w:cs="Times New Roman"/>
                <w:sz w:val="24"/>
                <w:szCs w:val="24"/>
                <w:lang w:val="kk-KZ"/>
              </w:rPr>
              <w:t xml:space="preserve"> берушілердің немесе кез-келген үшінші тараптың ешқандай шағымы осы Келісімнің Қарыз алушының орындау мүмкіндігіне әсер етпейді. Осы Келісімнің талаптарын орындамаған немесе тиісінше орындамаған жағдайда, Қарыз алушы өзінің міндеттемелеріне байланысты кез-келген жағдайларға, Қазақстан Республикасының заңнамасында қарастырылған жағдайларды қоспағанда, кез келген үшінші тарапқа сілтеме жасауға құқылы емес және мұндай жағдайлар </w:t>
            </w:r>
            <w:r w:rsidR="00161B70" w:rsidRPr="005E6667">
              <w:rPr>
                <w:rFonts w:ascii="Times New Roman" w:eastAsia="Times New Roman" w:hAnsi="Times New Roman" w:cs="Times New Roman"/>
                <w:sz w:val="24"/>
                <w:szCs w:val="24"/>
                <w:lang w:val="kk-KZ"/>
              </w:rPr>
              <w:t>Қарыз</w:t>
            </w:r>
            <w:r w:rsidRPr="005E6667">
              <w:rPr>
                <w:rFonts w:ascii="Times New Roman" w:eastAsia="Times New Roman" w:hAnsi="Times New Roman" w:cs="Times New Roman"/>
                <w:sz w:val="24"/>
                <w:szCs w:val="24"/>
                <w:lang w:val="kk-KZ"/>
              </w:rPr>
              <w:t xml:space="preserve"> берушінің осы Келісімде көзделген өз құқықтарын іске асыруына кедергі болмайды;</w:t>
            </w:r>
          </w:p>
          <w:p w14:paraId="5BB6D562" w14:textId="578E26D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6.8.5. </w:t>
            </w:r>
            <w:r w:rsidR="00B56A9E" w:rsidRPr="005E6667">
              <w:rPr>
                <w:rFonts w:ascii="Times New Roman" w:eastAsia="Times New Roman" w:hAnsi="Times New Roman" w:cs="Times New Roman"/>
                <w:sz w:val="24"/>
                <w:szCs w:val="24"/>
                <w:lang w:val="kk-KZ"/>
              </w:rPr>
              <w:t xml:space="preserve">Егер қарыз алушы қарызды мерзімінен бұрын ішінара өтеу үшін </w:t>
            </w:r>
            <w:r w:rsidR="00D77F22" w:rsidRPr="005E6667">
              <w:rPr>
                <w:rFonts w:ascii="Times New Roman" w:eastAsia="Times New Roman" w:hAnsi="Times New Roman" w:cs="Times New Roman"/>
                <w:sz w:val="24"/>
                <w:szCs w:val="24"/>
                <w:lang w:val="kk-KZ"/>
              </w:rPr>
              <w:t xml:space="preserve">Сенім білдірілген өкілдің (агенттің) </w:t>
            </w:r>
            <w:r w:rsidR="00B56A9E" w:rsidRPr="005E6667">
              <w:rPr>
                <w:rFonts w:ascii="Times New Roman" w:eastAsia="Times New Roman" w:hAnsi="Times New Roman" w:cs="Times New Roman"/>
                <w:sz w:val="24"/>
                <w:szCs w:val="24"/>
                <w:lang w:val="kk-KZ"/>
              </w:rPr>
              <w:t xml:space="preserve"> шотына ақша аударылған күннен бастап 10 (он) жұмыс күні ішінде төлемдердің өзгертілген мөлшерімен төлемдер кестесін алмаса, </w:t>
            </w:r>
            <w:r w:rsidR="00D77F22" w:rsidRPr="005E6667">
              <w:rPr>
                <w:rFonts w:ascii="Times New Roman" w:eastAsia="Times New Roman" w:hAnsi="Times New Roman" w:cs="Times New Roman"/>
                <w:sz w:val="24"/>
                <w:szCs w:val="24"/>
                <w:lang w:val="kk-KZ"/>
              </w:rPr>
              <w:t>Қ</w:t>
            </w:r>
            <w:r w:rsidR="00B56A9E" w:rsidRPr="005E6667">
              <w:rPr>
                <w:rFonts w:ascii="Times New Roman" w:eastAsia="Times New Roman" w:hAnsi="Times New Roman" w:cs="Times New Roman"/>
                <w:sz w:val="24"/>
                <w:szCs w:val="24"/>
                <w:lang w:val="kk-KZ"/>
              </w:rPr>
              <w:t xml:space="preserve">арыз алушы төлемдер кестесін алу үшін </w:t>
            </w:r>
            <w:r w:rsidR="00D77F22" w:rsidRPr="005E6667">
              <w:rPr>
                <w:rFonts w:ascii="Times New Roman" w:eastAsia="Times New Roman" w:hAnsi="Times New Roman" w:cs="Times New Roman"/>
                <w:sz w:val="24"/>
                <w:szCs w:val="24"/>
                <w:lang w:val="kk-KZ"/>
              </w:rPr>
              <w:t>С</w:t>
            </w:r>
            <w:r w:rsidR="00B56A9E" w:rsidRPr="005E6667">
              <w:rPr>
                <w:rFonts w:ascii="Times New Roman" w:eastAsia="Times New Roman" w:hAnsi="Times New Roman" w:cs="Times New Roman"/>
                <w:sz w:val="24"/>
                <w:szCs w:val="24"/>
                <w:lang w:val="kk-KZ"/>
              </w:rPr>
              <w:t>енім білдірілген өкілге (агентке) дербес жүгінеді;</w:t>
            </w:r>
          </w:p>
          <w:p w14:paraId="102502CC" w14:textId="5E244150" w:rsidR="00C05D6A"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lastRenderedPageBreak/>
              <w:t xml:space="preserve">6.8.6. </w:t>
            </w:r>
            <w:r w:rsidR="00D77F22" w:rsidRPr="005E6667">
              <w:rPr>
                <w:rFonts w:ascii="Times New Roman" w:eastAsia="Times New Roman" w:hAnsi="Times New Roman" w:cs="Times New Roman"/>
                <w:sz w:val="24"/>
                <w:szCs w:val="24"/>
                <w:lang w:val="kk-KZ"/>
              </w:rPr>
              <w:t xml:space="preserve">Қарыз алушының </w:t>
            </w:r>
            <w:r w:rsidR="00161B70" w:rsidRPr="005E6667">
              <w:rPr>
                <w:rFonts w:ascii="Times New Roman" w:eastAsia="Times New Roman" w:hAnsi="Times New Roman" w:cs="Times New Roman"/>
                <w:sz w:val="24"/>
                <w:szCs w:val="24"/>
                <w:lang w:val="kk-KZ"/>
              </w:rPr>
              <w:t>Қарыз</w:t>
            </w:r>
            <w:r w:rsidR="00D77F22" w:rsidRPr="005E6667">
              <w:rPr>
                <w:rFonts w:ascii="Times New Roman" w:eastAsia="Times New Roman" w:hAnsi="Times New Roman" w:cs="Times New Roman"/>
                <w:sz w:val="24"/>
                <w:szCs w:val="24"/>
                <w:lang w:val="kk-KZ"/>
              </w:rPr>
              <w:t xml:space="preserve"> берушіге, Сенім білдірілген өкілге (агентке) жазбаша түрде хабарлаған міндеттемелерін қоспағанда, о</w:t>
            </w:r>
            <w:r w:rsidRPr="005E6667">
              <w:rPr>
                <w:rFonts w:ascii="Times New Roman" w:eastAsia="Times New Roman" w:hAnsi="Times New Roman" w:cs="Times New Roman"/>
                <w:sz w:val="24"/>
                <w:szCs w:val="24"/>
                <w:lang w:val="kk-KZ"/>
              </w:rPr>
              <w:t xml:space="preserve">сы Келісімге қол қою кезінде </w:t>
            </w:r>
            <w:r w:rsidR="00D77F22" w:rsidRPr="005E6667">
              <w:rPr>
                <w:rFonts w:ascii="Times New Roman" w:eastAsia="Times New Roman" w:hAnsi="Times New Roman" w:cs="Times New Roman"/>
                <w:sz w:val="24"/>
                <w:szCs w:val="24"/>
                <w:lang w:val="kk-KZ"/>
              </w:rPr>
              <w:t>оның басқа да</w:t>
            </w:r>
            <w:r w:rsidRPr="005E6667">
              <w:rPr>
                <w:rFonts w:ascii="Times New Roman" w:eastAsia="Times New Roman" w:hAnsi="Times New Roman" w:cs="Times New Roman"/>
                <w:sz w:val="24"/>
                <w:szCs w:val="24"/>
                <w:lang w:val="kk-KZ"/>
              </w:rPr>
              <w:t xml:space="preserve"> қарыздар, несиелер, бағалы қағаздар және </w:t>
            </w:r>
            <w:r w:rsidR="00D77F22" w:rsidRPr="005E6667">
              <w:rPr>
                <w:rFonts w:ascii="Times New Roman" w:eastAsia="Times New Roman" w:hAnsi="Times New Roman" w:cs="Times New Roman"/>
                <w:sz w:val="24"/>
                <w:szCs w:val="24"/>
                <w:lang w:val="kk-KZ"/>
              </w:rPr>
              <w:t>өзге де</w:t>
            </w:r>
            <w:r w:rsidRPr="005E6667">
              <w:rPr>
                <w:rFonts w:ascii="Times New Roman" w:eastAsia="Times New Roman" w:hAnsi="Times New Roman" w:cs="Times New Roman"/>
                <w:sz w:val="24"/>
                <w:szCs w:val="24"/>
                <w:lang w:val="kk-KZ"/>
              </w:rPr>
              <w:t xml:space="preserve"> міндеттемелер бойынша үшінші тараптардың </w:t>
            </w:r>
            <w:r w:rsidR="00D77F22" w:rsidRPr="005E6667">
              <w:rPr>
                <w:rFonts w:ascii="Times New Roman" w:eastAsia="Times New Roman" w:hAnsi="Times New Roman" w:cs="Times New Roman"/>
                <w:sz w:val="24"/>
                <w:szCs w:val="24"/>
                <w:lang w:val="kk-KZ"/>
              </w:rPr>
              <w:t xml:space="preserve">алдында </w:t>
            </w:r>
            <w:r w:rsidRPr="005E6667">
              <w:rPr>
                <w:rFonts w:ascii="Times New Roman" w:eastAsia="Times New Roman" w:hAnsi="Times New Roman" w:cs="Times New Roman"/>
                <w:sz w:val="24"/>
                <w:szCs w:val="24"/>
                <w:lang w:val="kk-KZ"/>
              </w:rPr>
              <w:t>орындалмаған міндеттемелері жоқ</w:t>
            </w:r>
            <w:r w:rsidR="00D77F22" w:rsidRPr="005E6667">
              <w:rPr>
                <w:rFonts w:ascii="Times New Roman" w:eastAsia="Times New Roman" w:hAnsi="Times New Roman" w:cs="Times New Roman"/>
                <w:sz w:val="24"/>
                <w:szCs w:val="24"/>
                <w:lang w:val="kk-KZ"/>
              </w:rPr>
              <w:t xml:space="preserve"> екенін</w:t>
            </w:r>
            <w:r w:rsidRPr="005E6667">
              <w:rPr>
                <w:rFonts w:ascii="Times New Roman" w:eastAsia="Times New Roman" w:hAnsi="Times New Roman" w:cs="Times New Roman"/>
                <w:sz w:val="24"/>
                <w:szCs w:val="24"/>
                <w:lang w:val="kk-KZ"/>
              </w:rPr>
              <w:t>.</w:t>
            </w:r>
          </w:p>
          <w:p w14:paraId="62997B0F" w14:textId="2B2E9B2B" w:rsidR="00A4623D" w:rsidRPr="00780F9B" w:rsidRDefault="00780F9B" w:rsidP="00780F9B">
            <w:pPr>
              <w:pStyle w:val="23"/>
              <w:tabs>
                <w:tab w:val="left" w:pos="426"/>
              </w:tabs>
              <w:spacing w:before="0"/>
              <w:ind w:left="0" w:firstLine="0"/>
              <w:jc w:val="center"/>
              <w:rPr>
                <w:rFonts w:eastAsiaTheme="minorEastAsia"/>
                <w:b/>
                <w:noProof/>
                <w:szCs w:val="24"/>
                <w:lang w:val="kk-KZ"/>
              </w:rPr>
            </w:pPr>
            <w:r w:rsidRPr="00E32E87">
              <w:rPr>
                <w:rFonts w:eastAsiaTheme="minorEastAsia"/>
                <w:b/>
                <w:noProof/>
                <w:szCs w:val="24"/>
                <w:lang w:val="kk-KZ"/>
              </w:rPr>
              <w:t>7. НЕСИЕ ҰСЫНУДЫҢ ЕРЕКШЕ ШАРТТАРЫ.</w:t>
            </w:r>
          </w:p>
          <w:p w14:paraId="3512E9DB" w14:textId="22A73142" w:rsidR="00A4623D" w:rsidRDefault="00780F9B" w:rsidP="00E27439">
            <w:pPr>
              <w:jc w:val="both"/>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7</w:t>
            </w:r>
            <w:r w:rsidR="00A4623D" w:rsidRPr="005E6667">
              <w:rPr>
                <w:rFonts w:ascii="Times New Roman" w:eastAsia="Times New Roman" w:hAnsi="Times New Roman" w:cs="Times New Roman"/>
                <w:sz w:val="24"/>
                <w:szCs w:val="24"/>
                <w:lang w:val="kk-KZ"/>
              </w:rPr>
              <w:t xml:space="preserve">.1. Несие берілген </w:t>
            </w:r>
            <w:r w:rsidR="005D4E08" w:rsidRPr="005E6667">
              <w:rPr>
                <w:rFonts w:ascii="Times New Roman" w:eastAsia="Times New Roman" w:hAnsi="Times New Roman" w:cs="Times New Roman"/>
                <w:sz w:val="24"/>
                <w:szCs w:val="24"/>
                <w:lang w:val="kk-KZ"/>
              </w:rPr>
              <w:t>сәттен бастап 60 жұмыс күніне дейінгі мерзімде (№2 қосымшаға сәйкес), оның ішінде фото – бейнетіркеуді, геолакацияны және есептерді автоматтандырылған жүктеуді қамтамасыз ететін цифрлық платформаны пайдалана отырып тексеру жүргізу арқылы неисенің нысаналы пайдаланылуын растау, орындалмаған жағдайда қарыз алушы 4.1</w:t>
            </w:r>
            <w:r w:rsidR="00561128">
              <w:rPr>
                <w:rFonts w:ascii="Times New Roman" w:eastAsia="Times New Roman" w:hAnsi="Times New Roman" w:cs="Times New Roman"/>
                <w:sz w:val="24"/>
                <w:szCs w:val="24"/>
                <w:lang w:val="kk-KZ"/>
              </w:rPr>
              <w:t>1</w:t>
            </w:r>
            <w:r w:rsidR="005D4E08" w:rsidRPr="005E6667">
              <w:rPr>
                <w:rFonts w:ascii="Times New Roman" w:eastAsia="Times New Roman" w:hAnsi="Times New Roman" w:cs="Times New Roman"/>
                <w:sz w:val="24"/>
                <w:szCs w:val="24"/>
                <w:lang w:val="kk-KZ"/>
              </w:rPr>
              <w:t>-тармаққа сәйкес жауапты болады.</w:t>
            </w:r>
          </w:p>
          <w:p w14:paraId="610A1156" w14:textId="70D719EC" w:rsidR="00DB627F" w:rsidRDefault="00780F9B" w:rsidP="00DB627F">
            <w:pPr>
              <w:jc w:val="both"/>
              <w:rPr>
                <w:rFonts w:ascii="Times New Roman" w:eastAsia="Times New Roman" w:hAnsi="Times New Roman" w:cs="Times New Roman"/>
                <w:sz w:val="24"/>
                <w:szCs w:val="24"/>
                <w:lang w:val="kk-KZ"/>
              </w:rPr>
            </w:pPr>
            <w:r w:rsidRPr="00E32E87">
              <w:rPr>
                <w:rFonts w:ascii="Times New Roman" w:hAnsi="Times New Roman" w:cs="Times New Roman"/>
                <w:noProof/>
                <w:sz w:val="24"/>
                <w:szCs w:val="24"/>
                <w:lang w:val="kk-KZ"/>
              </w:rPr>
              <w:t xml:space="preserve">7.2. </w:t>
            </w:r>
            <w:r w:rsidR="00DB627F" w:rsidRPr="00E8478B">
              <w:rPr>
                <w:rFonts w:ascii="Times New Roman" w:eastAsia="Times New Roman" w:hAnsi="Times New Roman" w:cs="Times New Roman"/>
                <w:sz w:val="24"/>
                <w:szCs w:val="24"/>
                <w:lang w:val="kk-KZ"/>
              </w:rPr>
              <w:t>Несие комитеттің шешіміне сәйкес белгіленген ерекше және/немесе кейінге қалдырылған шарттар:</w:t>
            </w:r>
          </w:p>
          <w:p w14:paraId="070A67C7" w14:textId="0319764A" w:rsidR="00396720" w:rsidRDefault="00396720" w:rsidP="00DB627F">
            <w:pPr>
              <w:jc w:val="both"/>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_________________________________________.</w:t>
            </w:r>
          </w:p>
          <w:p w14:paraId="02DBA909" w14:textId="77777777" w:rsidR="00561128" w:rsidRPr="00CA1C2D" w:rsidRDefault="00561128" w:rsidP="00DB627F">
            <w:pPr>
              <w:jc w:val="both"/>
              <w:rPr>
                <w:rFonts w:ascii="Times New Roman" w:eastAsia="Times New Roman" w:hAnsi="Times New Roman" w:cs="Times New Roman"/>
                <w:sz w:val="24"/>
                <w:szCs w:val="24"/>
                <w:lang w:val="kk-KZ"/>
              </w:rPr>
            </w:pPr>
          </w:p>
          <w:p w14:paraId="5A480235" w14:textId="08C7485D" w:rsidR="00DB627F" w:rsidRPr="00CA1C2D" w:rsidRDefault="00DB627F" w:rsidP="00DB627F">
            <w:pPr>
              <w:jc w:val="both"/>
              <w:rPr>
                <w:rFonts w:ascii="Times New Roman" w:eastAsia="Times New Roman" w:hAnsi="Times New Roman" w:cs="Times New Roman"/>
                <w:sz w:val="24"/>
                <w:szCs w:val="24"/>
                <w:lang w:val="kk-KZ"/>
              </w:rPr>
            </w:pPr>
            <w:r w:rsidRPr="00CA1C2D">
              <w:rPr>
                <w:rFonts w:ascii="Times New Roman" w:eastAsia="Times New Roman" w:hAnsi="Times New Roman" w:cs="Times New Roman"/>
                <w:sz w:val="24"/>
                <w:szCs w:val="24"/>
                <w:lang w:val="kk-KZ"/>
              </w:rPr>
              <w:t>Көрсетілген шарттар орындалмаған жағдайда Қарыз алушы осы Шарттың 4.1</w:t>
            </w:r>
            <w:r w:rsidR="00561128">
              <w:rPr>
                <w:rFonts w:ascii="Times New Roman" w:eastAsia="Times New Roman" w:hAnsi="Times New Roman" w:cs="Times New Roman"/>
                <w:sz w:val="24"/>
                <w:szCs w:val="24"/>
                <w:lang w:val="kk-KZ"/>
              </w:rPr>
              <w:t>1</w:t>
            </w:r>
            <w:r w:rsidRPr="00CA1C2D">
              <w:rPr>
                <w:rFonts w:ascii="Times New Roman" w:eastAsia="Times New Roman" w:hAnsi="Times New Roman" w:cs="Times New Roman"/>
                <w:sz w:val="24"/>
                <w:szCs w:val="24"/>
                <w:lang w:val="kk-KZ"/>
              </w:rPr>
              <w:t>-тармағына сәйкес жауапты болады.</w:t>
            </w:r>
          </w:p>
          <w:p w14:paraId="23824F94" w14:textId="77777777" w:rsidR="0015507E" w:rsidRPr="00CA1C2D" w:rsidRDefault="0015507E" w:rsidP="00DB627F">
            <w:pPr>
              <w:jc w:val="both"/>
              <w:rPr>
                <w:rFonts w:ascii="Times New Roman" w:eastAsia="Times New Roman" w:hAnsi="Times New Roman" w:cs="Times New Roman"/>
                <w:sz w:val="24"/>
                <w:szCs w:val="24"/>
                <w:lang w:val="kk-KZ"/>
              </w:rPr>
            </w:pPr>
          </w:p>
          <w:p w14:paraId="3AF87E6C" w14:textId="5319F359" w:rsidR="00983546" w:rsidRPr="005E6667" w:rsidRDefault="00D1449A" w:rsidP="003427C8">
            <w:pPr>
              <w:jc w:val="center"/>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8</w:t>
            </w:r>
            <w:r w:rsidR="00C05D6A" w:rsidRPr="005E6667">
              <w:rPr>
                <w:rFonts w:ascii="Times New Roman" w:eastAsia="Times New Roman" w:hAnsi="Times New Roman" w:cs="Times New Roman"/>
                <w:b/>
                <w:sz w:val="24"/>
                <w:szCs w:val="24"/>
                <w:lang w:val="kk-KZ"/>
              </w:rPr>
              <w:t xml:space="preserve">. МЕРЗІМІНЕН БҰРЫН ӨТЕУ, </w:t>
            </w:r>
            <w:r w:rsidR="0056666D" w:rsidRPr="005E6667">
              <w:rPr>
                <w:rFonts w:ascii="Times New Roman" w:eastAsia="Times New Roman" w:hAnsi="Times New Roman" w:cs="Times New Roman"/>
                <w:b/>
                <w:sz w:val="24"/>
                <w:szCs w:val="24"/>
                <w:lang w:val="kk-KZ"/>
              </w:rPr>
              <w:t>НЕСИЕ</w:t>
            </w:r>
            <w:r w:rsidR="00C05D6A" w:rsidRPr="005E6667">
              <w:rPr>
                <w:rFonts w:ascii="Times New Roman" w:eastAsia="Times New Roman" w:hAnsi="Times New Roman" w:cs="Times New Roman"/>
                <w:b/>
                <w:sz w:val="24"/>
                <w:szCs w:val="24"/>
                <w:lang w:val="kk-KZ"/>
              </w:rPr>
              <w:t xml:space="preserve"> БОЙЫНША БЕРЕШЕК СОМАСЫН ӨНДІРІП АЛУ ЖӘНЕ КЕПІЛДІК МҮЛІКТІ ӨНДІРІП АЛУҒА ҰСЫНЫЛАТЫН ЖАҒДАЙЛАР  ТӘРТІБІ</w:t>
            </w:r>
          </w:p>
          <w:p w14:paraId="6A16CF98" w14:textId="074CE243" w:rsidR="00C05D6A" w:rsidRPr="005E6667" w:rsidRDefault="00D1449A" w:rsidP="00E27439">
            <w:pPr>
              <w:tabs>
                <w:tab w:val="left" w:pos="142"/>
              </w:tabs>
              <w:jc w:val="both"/>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8</w:t>
            </w:r>
            <w:r w:rsidR="00C05D6A" w:rsidRPr="005E6667">
              <w:rPr>
                <w:rFonts w:ascii="Times New Roman" w:eastAsia="Times New Roman" w:hAnsi="Times New Roman" w:cs="Times New Roman"/>
                <w:sz w:val="24"/>
                <w:szCs w:val="24"/>
                <w:lang w:val="kk-KZ"/>
              </w:rPr>
              <w:t xml:space="preserve">.1. </w:t>
            </w:r>
            <w:r w:rsidR="006C202D" w:rsidRPr="005E6667">
              <w:rPr>
                <w:rFonts w:ascii="Times New Roman" w:eastAsia="Times New Roman" w:hAnsi="Times New Roman" w:cs="Times New Roman"/>
                <w:sz w:val="24"/>
                <w:szCs w:val="24"/>
                <w:lang w:val="kk-KZ"/>
              </w:rPr>
              <w:t>Осы Шарт бойынша несиені ішінара немесе толық мерзімінен бұрын өтеуге қарыз алушының Қарыз берушіге және/немесе Сенім білдірілген өкілге (агентке) кемінде 3 (үш) жұмыс күні бұрын жазбаша хабарламасы жолданған жағдайда жол беріледі</w:t>
            </w:r>
            <w:r w:rsidR="00C05D6A" w:rsidRPr="005E6667">
              <w:rPr>
                <w:rFonts w:ascii="Times New Roman" w:eastAsia="Times New Roman" w:hAnsi="Times New Roman" w:cs="Times New Roman"/>
                <w:sz w:val="24"/>
                <w:szCs w:val="24"/>
                <w:lang w:val="kk-KZ"/>
              </w:rPr>
              <w:t>.</w:t>
            </w:r>
          </w:p>
          <w:p w14:paraId="0826FCAC" w14:textId="6F9FF3FE" w:rsidR="00C05D6A" w:rsidRPr="005E6667" w:rsidRDefault="00D1449A" w:rsidP="00E27439">
            <w:pPr>
              <w:tabs>
                <w:tab w:val="left" w:pos="142"/>
              </w:tabs>
              <w:jc w:val="both"/>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8</w:t>
            </w:r>
            <w:r w:rsidR="00C05D6A" w:rsidRPr="005E6667">
              <w:rPr>
                <w:rFonts w:ascii="Times New Roman" w:eastAsia="Times New Roman" w:hAnsi="Times New Roman" w:cs="Times New Roman"/>
                <w:sz w:val="24"/>
                <w:szCs w:val="24"/>
                <w:lang w:val="kk-KZ"/>
              </w:rPr>
              <w:t xml:space="preserve">.2. Қарыз алушының </w:t>
            </w:r>
            <w:r w:rsidR="00B0562D" w:rsidRPr="005E6667">
              <w:rPr>
                <w:rFonts w:ascii="Times New Roman" w:eastAsia="Times New Roman" w:hAnsi="Times New Roman" w:cs="Times New Roman"/>
                <w:sz w:val="24"/>
                <w:szCs w:val="24"/>
                <w:lang w:val="kk-KZ"/>
              </w:rPr>
              <w:t>несиені</w:t>
            </w:r>
            <w:r w:rsidR="00C05D6A" w:rsidRPr="005E6667">
              <w:rPr>
                <w:rFonts w:ascii="Times New Roman" w:eastAsia="Times New Roman" w:hAnsi="Times New Roman" w:cs="Times New Roman"/>
                <w:sz w:val="24"/>
                <w:szCs w:val="24"/>
                <w:lang w:val="kk-KZ"/>
              </w:rPr>
              <w:t xml:space="preserve"> мерзімінен бұрын жартылай өтеу және Қарыз берушіге мерзімінен бұрын өтеу сомасын аударудың жазбаша хабарламасы негізінде, Қарыз беруші Қарыз алушымен бірге </w:t>
            </w:r>
            <w:r w:rsidR="00B0562D" w:rsidRPr="005E6667">
              <w:rPr>
                <w:rFonts w:ascii="Times New Roman" w:eastAsia="Times New Roman" w:hAnsi="Times New Roman" w:cs="Times New Roman"/>
                <w:sz w:val="24"/>
                <w:szCs w:val="24"/>
                <w:lang w:val="kk-KZ"/>
              </w:rPr>
              <w:t>несие</w:t>
            </w:r>
            <w:r w:rsidR="00C05D6A" w:rsidRPr="005E6667">
              <w:rPr>
                <w:rFonts w:ascii="Times New Roman" w:eastAsia="Times New Roman" w:hAnsi="Times New Roman" w:cs="Times New Roman"/>
                <w:sz w:val="24"/>
                <w:szCs w:val="24"/>
                <w:lang w:val="kk-KZ"/>
              </w:rPr>
              <w:t xml:space="preserve"> бойынша кезекті төлем енгізу күнінен кешіктірмей болашақтағы төлемдер үшін негіз болып табылатын төлемдерді өтеудің жаңа кестесін құрып, қол қояды, осы Шартқа №1 Қосымша ретінде бекітіп, жаңа кестеге қол қойған күннен бастап күшін жоятын ескі кестенің орнын алмастырады.</w:t>
            </w:r>
          </w:p>
          <w:p w14:paraId="5AB80F06" w14:textId="14516B63" w:rsidR="00C05D6A" w:rsidRDefault="00D1449A" w:rsidP="00E27439">
            <w:pPr>
              <w:tabs>
                <w:tab w:val="left" w:pos="142"/>
              </w:tabs>
              <w:ind w:left="33"/>
              <w:jc w:val="both"/>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lastRenderedPageBreak/>
              <w:t>8</w:t>
            </w:r>
            <w:r w:rsidR="00C05D6A" w:rsidRPr="005E6667">
              <w:rPr>
                <w:rFonts w:ascii="Times New Roman" w:eastAsia="Times New Roman" w:hAnsi="Times New Roman" w:cs="Times New Roman"/>
                <w:sz w:val="24"/>
                <w:szCs w:val="24"/>
                <w:lang w:val="kk-KZ"/>
              </w:rPr>
              <w:t>.3. Жартылай мерзімінен бұрын өтегенде мерзімінен бұрын өтеу кезінде қолданылатын несиелендіру параметрлерін (</w:t>
            </w:r>
            <w:r w:rsidR="00396E53" w:rsidRPr="005E6667">
              <w:rPr>
                <w:rFonts w:ascii="Times New Roman" w:eastAsia="Times New Roman" w:hAnsi="Times New Roman" w:cs="Times New Roman"/>
                <w:sz w:val="24"/>
                <w:szCs w:val="24"/>
                <w:lang w:val="kk-KZ"/>
              </w:rPr>
              <w:t>несиені</w:t>
            </w:r>
            <w:r w:rsidR="00C05D6A" w:rsidRPr="005E6667">
              <w:rPr>
                <w:rFonts w:ascii="Times New Roman" w:eastAsia="Times New Roman" w:hAnsi="Times New Roman" w:cs="Times New Roman"/>
                <w:sz w:val="24"/>
                <w:szCs w:val="24"/>
                <w:lang w:val="kk-KZ"/>
              </w:rPr>
              <w:t xml:space="preserve"> пайдалану мерзімі, сыйақы мөлшерлемесі, </w:t>
            </w:r>
            <w:r w:rsidR="00396E53" w:rsidRPr="005E6667">
              <w:rPr>
                <w:rFonts w:ascii="Times New Roman" w:eastAsia="Times New Roman" w:hAnsi="Times New Roman" w:cs="Times New Roman"/>
                <w:sz w:val="24"/>
                <w:szCs w:val="24"/>
                <w:lang w:val="kk-KZ"/>
              </w:rPr>
              <w:t>несие</w:t>
            </w:r>
            <w:r w:rsidR="00C05D6A" w:rsidRPr="005E6667">
              <w:rPr>
                <w:rFonts w:ascii="Times New Roman" w:eastAsia="Times New Roman" w:hAnsi="Times New Roman" w:cs="Times New Roman"/>
                <w:sz w:val="24"/>
                <w:szCs w:val="24"/>
                <w:lang w:val="kk-KZ"/>
              </w:rPr>
              <w:t xml:space="preserve"> валютасы, қамсыздандыру түрі) сақтаған жағдайда осы Шартқа қосымша келісімді рәсімдеу қажет емес.</w:t>
            </w:r>
          </w:p>
          <w:p w14:paraId="62255064" w14:textId="710715B6" w:rsidR="00C05D6A" w:rsidRPr="005E6667" w:rsidRDefault="00D1449A" w:rsidP="00E27439">
            <w:pPr>
              <w:pStyle w:val="HTML"/>
              <w:jc w:val="both"/>
              <w:rPr>
                <w:rFonts w:ascii="Times New Roman" w:hAnsi="Times New Roman" w:cs="Times New Roman"/>
                <w:sz w:val="24"/>
                <w:szCs w:val="24"/>
                <w:lang w:val="kk-KZ"/>
              </w:rPr>
            </w:pPr>
            <w:r>
              <w:rPr>
                <w:rFonts w:ascii="Times New Roman" w:hAnsi="Times New Roman" w:cs="Times New Roman"/>
                <w:sz w:val="24"/>
                <w:szCs w:val="24"/>
                <w:lang w:val="kk-KZ"/>
              </w:rPr>
              <w:t>8</w:t>
            </w:r>
            <w:r w:rsidR="00C05D6A" w:rsidRPr="005E6667">
              <w:rPr>
                <w:rFonts w:ascii="Times New Roman" w:hAnsi="Times New Roman" w:cs="Times New Roman"/>
                <w:sz w:val="24"/>
                <w:szCs w:val="24"/>
                <w:lang w:val="kk-KZ"/>
              </w:rPr>
              <w:t xml:space="preserve">.4. </w:t>
            </w:r>
            <w:r w:rsidR="00C87E8E" w:rsidRPr="005E6667">
              <w:rPr>
                <w:rFonts w:ascii="Times New Roman" w:hAnsi="Times New Roman" w:cs="Times New Roman"/>
                <w:sz w:val="24"/>
                <w:szCs w:val="24"/>
                <w:lang w:val="kk-KZ"/>
              </w:rPr>
              <w:t>Қарыз алушы осы арқылы Қарыз берушіге және Сен</w:t>
            </w:r>
            <w:r w:rsidR="00042AE3" w:rsidRPr="005E6667">
              <w:rPr>
                <w:rFonts w:ascii="Times New Roman" w:hAnsi="Times New Roman" w:cs="Times New Roman"/>
                <w:sz w:val="24"/>
                <w:szCs w:val="24"/>
                <w:lang w:val="kk-KZ"/>
              </w:rPr>
              <w:t>і</w:t>
            </w:r>
            <w:r w:rsidR="00C87E8E" w:rsidRPr="005E6667">
              <w:rPr>
                <w:rFonts w:ascii="Times New Roman" w:hAnsi="Times New Roman" w:cs="Times New Roman"/>
                <w:sz w:val="24"/>
                <w:szCs w:val="24"/>
                <w:lang w:val="kk-KZ"/>
              </w:rPr>
              <w:t xml:space="preserve">м білдіретін өкілге (агентке) Қазақстан Республикасының аумағындағы кез келген екінші деңгейдегі банктердегі, қаржы, несиелік ұйымдар мен мекемелердегі ағымдағы шоттарға түскен және/немесе алынған ақшалай қаражатты </w:t>
            </w:r>
            <w:r w:rsidR="00042AE3" w:rsidRPr="005E6667">
              <w:rPr>
                <w:rFonts w:ascii="Times New Roman" w:hAnsi="Times New Roman" w:cs="Times New Roman"/>
                <w:sz w:val="24"/>
                <w:szCs w:val="24"/>
                <w:lang w:val="kk-KZ"/>
              </w:rPr>
              <w:t xml:space="preserve">мерзімі өткен қарыздарды өтеу үшін аударуға </w:t>
            </w:r>
            <w:r w:rsidR="00C87E8E" w:rsidRPr="005E6667">
              <w:rPr>
                <w:rFonts w:ascii="Times New Roman" w:hAnsi="Times New Roman" w:cs="Times New Roman"/>
                <w:sz w:val="24"/>
                <w:szCs w:val="24"/>
                <w:lang w:val="kk-KZ"/>
              </w:rPr>
              <w:t xml:space="preserve">сөзсіз (акцепсіз) келісімін береді. </w:t>
            </w:r>
          </w:p>
          <w:p w14:paraId="4C89E5CB" w14:textId="12919B9E" w:rsidR="00C05D6A" w:rsidRDefault="00D1449A" w:rsidP="00E27439">
            <w:pPr>
              <w:ind w:left="33"/>
              <w:jc w:val="both"/>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8</w:t>
            </w:r>
            <w:r w:rsidR="00C05D6A" w:rsidRPr="005E6667">
              <w:rPr>
                <w:rFonts w:ascii="Times New Roman" w:eastAsia="Times New Roman" w:hAnsi="Times New Roman" w:cs="Times New Roman"/>
                <w:sz w:val="24"/>
                <w:szCs w:val="24"/>
                <w:lang w:val="kk-KZ"/>
              </w:rPr>
              <w:t>.5. Қарыз беруші</w:t>
            </w:r>
            <w:r w:rsidR="00F642A1" w:rsidRPr="005E6667">
              <w:rPr>
                <w:rFonts w:ascii="Times New Roman" w:eastAsia="Times New Roman" w:hAnsi="Times New Roman" w:cs="Times New Roman"/>
                <w:sz w:val="24"/>
                <w:szCs w:val="24"/>
                <w:lang w:val="kk-KZ"/>
              </w:rPr>
              <w:t>, Сенім білдірілген өкіл</w:t>
            </w:r>
            <w:r w:rsidR="00C05D6A" w:rsidRPr="005E6667">
              <w:rPr>
                <w:rFonts w:ascii="Times New Roman" w:eastAsia="Times New Roman" w:hAnsi="Times New Roman" w:cs="Times New Roman"/>
                <w:sz w:val="24"/>
                <w:szCs w:val="24"/>
                <w:lang w:val="kk-KZ"/>
              </w:rPr>
              <w:t xml:space="preserve"> осы Шарттың талаптарына сәйкес Қарыз алушыға есептелген сыйақылармен және басқа да сомалармен бірге </w:t>
            </w:r>
            <w:r w:rsidR="00396E53" w:rsidRPr="005E6667">
              <w:rPr>
                <w:rFonts w:ascii="Times New Roman" w:eastAsia="Times New Roman" w:hAnsi="Times New Roman" w:cs="Times New Roman"/>
                <w:sz w:val="24"/>
                <w:szCs w:val="24"/>
                <w:lang w:val="kk-KZ"/>
              </w:rPr>
              <w:t>несие</w:t>
            </w:r>
            <w:r w:rsidR="00C05D6A" w:rsidRPr="005E6667">
              <w:rPr>
                <w:rFonts w:ascii="Times New Roman" w:eastAsia="Times New Roman" w:hAnsi="Times New Roman" w:cs="Times New Roman"/>
                <w:sz w:val="24"/>
                <w:szCs w:val="24"/>
                <w:lang w:val="kk-KZ"/>
              </w:rPr>
              <w:t xml:space="preserve"> сомасын толық көлемде өндіріп алуға, сонымен қатар, келесі жағдайларда Қарыз беруші Қарыз алушыға кепілге берілген мүлікке</w:t>
            </w:r>
            <w:r w:rsidR="00FE2082" w:rsidRPr="005E6667">
              <w:rPr>
                <w:rFonts w:ascii="Times New Roman" w:eastAsia="Times New Roman" w:hAnsi="Times New Roman" w:cs="Times New Roman"/>
                <w:sz w:val="24"/>
                <w:szCs w:val="24"/>
                <w:lang w:val="kk-KZ"/>
              </w:rPr>
              <w:t xml:space="preserve"> </w:t>
            </w:r>
            <w:r w:rsidR="00C05D6A" w:rsidRPr="005E6667">
              <w:rPr>
                <w:rFonts w:ascii="Times New Roman" w:eastAsia="Times New Roman" w:hAnsi="Times New Roman" w:cs="Times New Roman"/>
                <w:sz w:val="24"/>
                <w:szCs w:val="24"/>
                <w:lang w:val="kk-KZ"/>
              </w:rPr>
              <w:t>Қазақстан Республикасының заңнамасына сәйкес, сонымен қатар кепіл Шартына сәйкес соттан тыс және/немесе соттық тәртіпте өндіріп алуға құқылы:</w:t>
            </w:r>
          </w:p>
          <w:p w14:paraId="614171F0" w14:textId="77777777" w:rsidR="00C05D6A" w:rsidRPr="005E6667" w:rsidRDefault="00C05D6A" w:rsidP="00E27439">
            <w:pPr>
              <w:pStyle w:val="ac"/>
              <w:numPr>
                <w:ilvl w:val="0"/>
                <w:numId w:val="22"/>
              </w:numPr>
              <w:tabs>
                <w:tab w:val="left" w:pos="426"/>
              </w:tabs>
              <w:ind w:left="45" w:hanging="18"/>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осы Шарттың және/немесе кепіл Шартының талаптарын бұзған жағдайда;</w:t>
            </w:r>
          </w:p>
          <w:p w14:paraId="26BCF22F" w14:textId="77777777" w:rsidR="00ED1A3F" w:rsidRPr="005E6667" w:rsidRDefault="00ED1A3F" w:rsidP="00E27439">
            <w:pPr>
              <w:pStyle w:val="ac"/>
              <w:numPr>
                <w:ilvl w:val="0"/>
                <w:numId w:val="22"/>
              </w:numPr>
              <w:tabs>
                <w:tab w:val="left" w:pos="426"/>
              </w:tabs>
              <w:ind w:left="63" w:firstLine="0"/>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қарыз алушы төлемдерді өтеу кестесін және 2.4-тармақта баяндалған шарттарды орындамаған не тиісінше орындамаған жағдайда. Шарт;</w:t>
            </w:r>
          </w:p>
          <w:p w14:paraId="39A3C16D" w14:textId="77777777" w:rsidR="00ED1A3F" w:rsidRPr="005E6667" w:rsidRDefault="00ED1A3F" w:rsidP="00E27439">
            <w:pPr>
              <w:pStyle w:val="ac"/>
              <w:numPr>
                <w:ilvl w:val="0"/>
                <w:numId w:val="22"/>
              </w:numPr>
              <w:tabs>
                <w:tab w:val="left" w:pos="426"/>
              </w:tabs>
              <w:ind w:left="63" w:firstLine="0"/>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қарыз алушы 1.5-тармақты орындамаған не тиісінше орындамаған жағдайда., Шарттар;</w:t>
            </w:r>
          </w:p>
          <w:p w14:paraId="5A404FF5" w14:textId="77777777" w:rsidR="00916BEF" w:rsidRPr="005E6667" w:rsidRDefault="00ED1A3F" w:rsidP="00E27439">
            <w:pPr>
              <w:pStyle w:val="ac"/>
              <w:numPr>
                <w:ilvl w:val="0"/>
                <w:numId w:val="22"/>
              </w:numPr>
              <w:tabs>
                <w:tab w:val="left" w:pos="426"/>
              </w:tabs>
              <w:ind w:left="63" w:firstLine="0"/>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1.1-тармақта баяндалған кредитті мақсатсыз пайдаланған жағдайда.;</w:t>
            </w:r>
            <w:r w:rsidR="00916BEF" w:rsidRPr="005E6667">
              <w:rPr>
                <w:rFonts w:ascii="Times New Roman" w:eastAsia="Times New Roman" w:hAnsi="Times New Roman" w:cs="Times New Roman"/>
                <w:sz w:val="24"/>
                <w:szCs w:val="24"/>
                <w:lang w:val="kk-KZ"/>
              </w:rPr>
              <w:t xml:space="preserve"> </w:t>
            </w:r>
          </w:p>
          <w:p w14:paraId="70485047" w14:textId="77777777" w:rsidR="00C05D6A" w:rsidRPr="005E6667" w:rsidRDefault="00C05D6A" w:rsidP="00E27439">
            <w:pPr>
              <w:pStyle w:val="ac"/>
              <w:numPr>
                <w:ilvl w:val="0"/>
                <w:numId w:val="22"/>
              </w:numPr>
              <w:tabs>
                <w:tab w:val="left" w:pos="426"/>
              </w:tabs>
              <w:ind w:left="63" w:firstLine="0"/>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қарыз алушыда </w:t>
            </w:r>
            <w:r w:rsidR="00756158" w:rsidRPr="005E6667">
              <w:rPr>
                <w:rFonts w:ascii="Times New Roman" w:eastAsia="Times New Roman" w:hAnsi="Times New Roman" w:cs="Times New Roman"/>
                <w:sz w:val="24"/>
                <w:szCs w:val="24"/>
                <w:lang w:val="kk-KZ"/>
              </w:rPr>
              <w:t>несие</w:t>
            </w:r>
            <w:r w:rsidRPr="005E6667">
              <w:rPr>
                <w:rFonts w:ascii="Times New Roman" w:eastAsia="Times New Roman" w:hAnsi="Times New Roman" w:cs="Times New Roman"/>
                <w:sz w:val="24"/>
                <w:szCs w:val="24"/>
                <w:lang w:val="kk-KZ"/>
              </w:rPr>
              <w:t xml:space="preserve"> бойынша кезекті төлемді өтеуге қаражат болмағанда және оларды өтеу болашағы болмағанда;</w:t>
            </w:r>
          </w:p>
          <w:p w14:paraId="213CB1AD" w14:textId="77777777" w:rsidR="00C05D6A" w:rsidRPr="005E6667" w:rsidRDefault="00C05D6A" w:rsidP="00E27439">
            <w:pPr>
              <w:pStyle w:val="ac"/>
              <w:numPr>
                <w:ilvl w:val="0"/>
                <w:numId w:val="22"/>
              </w:numPr>
              <w:tabs>
                <w:tab w:val="left" w:pos="426"/>
              </w:tabs>
              <w:ind w:left="45" w:hanging="18"/>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егер Қарыз алушының/Қарыз берушінің/кепілгердің мүлкіне және оның шотына тыйым салынса немесе өндіріп алу аударылған болса (немесе осының қаупі болса);</w:t>
            </w:r>
          </w:p>
          <w:p w14:paraId="3078F352" w14:textId="77777777" w:rsidR="00C05D6A" w:rsidRPr="005E6667" w:rsidRDefault="00C05D6A" w:rsidP="00E27439">
            <w:pPr>
              <w:pStyle w:val="ac"/>
              <w:numPr>
                <w:ilvl w:val="0"/>
                <w:numId w:val="22"/>
              </w:numPr>
              <w:tabs>
                <w:tab w:val="left" w:pos="426"/>
              </w:tabs>
              <w:ind w:left="45" w:hanging="18"/>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егер Қарыз алушы осы Шартпен қарастырылған </w:t>
            </w:r>
            <w:r w:rsidR="00756158" w:rsidRPr="005E6667">
              <w:rPr>
                <w:rFonts w:ascii="Times New Roman" w:eastAsia="Times New Roman" w:hAnsi="Times New Roman" w:cs="Times New Roman"/>
                <w:sz w:val="24"/>
                <w:szCs w:val="24"/>
                <w:lang w:val="kk-KZ"/>
              </w:rPr>
              <w:t>несие</w:t>
            </w:r>
            <w:r w:rsidRPr="005E6667">
              <w:rPr>
                <w:rFonts w:ascii="Times New Roman" w:eastAsia="Times New Roman" w:hAnsi="Times New Roman" w:cs="Times New Roman"/>
                <w:sz w:val="24"/>
                <w:szCs w:val="24"/>
                <w:lang w:val="kk-KZ"/>
              </w:rPr>
              <w:t xml:space="preserve"> бойынша қамтамасыз етуді ұсынудан бас тартса;</w:t>
            </w:r>
          </w:p>
          <w:p w14:paraId="2B1B507B" w14:textId="77777777" w:rsidR="00C05D6A" w:rsidRPr="005E6667" w:rsidRDefault="00C05D6A" w:rsidP="00E27439">
            <w:pPr>
              <w:pStyle w:val="ac"/>
              <w:numPr>
                <w:ilvl w:val="0"/>
                <w:numId w:val="22"/>
              </w:numPr>
              <w:tabs>
                <w:tab w:val="left" w:pos="426"/>
              </w:tabs>
              <w:ind w:left="45" w:hanging="18"/>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егер Қарыз алушының осы Шарт бойынша мерзімі өткен міндеттері болса;</w:t>
            </w:r>
          </w:p>
          <w:p w14:paraId="51EB414B" w14:textId="77777777" w:rsidR="00C05D6A" w:rsidRPr="005E6667" w:rsidRDefault="00C05D6A" w:rsidP="00E27439">
            <w:pPr>
              <w:pStyle w:val="ac"/>
              <w:numPr>
                <w:ilvl w:val="0"/>
                <w:numId w:val="22"/>
              </w:numPr>
              <w:tabs>
                <w:tab w:val="left" w:pos="284"/>
                <w:tab w:val="left" w:pos="426"/>
              </w:tabs>
              <w:ind w:left="45" w:hanging="18"/>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егер мемлекеттік қажеттіліктер үшін кепілге қойылған мүлікті алу (сатып алу) болжанса;</w:t>
            </w:r>
          </w:p>
          <w:p w14:paraId="4934C671" w14:textId="77777777" w:rsidR="00C05D6A" w:rsidRPr="005E6667" w:rsidRDefault="00C05D6A" w:rsidP="00E27439">
            <w:pPr>
              <w:pStyle w:val="ac"/>
              <w:numPr>
                <w:ilvl w:val="0"/>
                <w:numId w:val="22"/>
              </w:numPr>
              <w:tabs>
                <w:tab w:val="left" w:pos="284"/>
                <w:tab w:val="left" w:pos="426"/>
              </w:tabs>
              <w:ind w:left="45" w:hanging="18"/>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егер Қарыз алушының/Қарыз берушінің/Кепілгердің мүлкіне және/немесе кез </w:t>
            </w:r>
            <w:r w:rsidRPr="005E6667">
              <w:rPr>
                <w:rFonts w:ascii="Times New Roman" w:eastAsia="Times New Roman" w:hAnsi="Times New Roman" w:cs="Times New Roman"/>
                <w:sz w:val="24"/>
                <w:szCs w:val="24"/>
                <w:lang w:val="kk-KZ"/>
              </w:rPr>
              <w:lastRenderedPageBreak/>
              <w:t>келген банктегі (банктік операциялардың жеке түрлерін жүзеге асыратын ұйымдардағы және басқа да кредиттік ұйымдардағы) банктік шоттарына тыйым салынса немесе өндіріп алу аударылған болса (немесе осының қаупі болса);</w:t>
            </w:r>
          </w:p>
          <w:p w14:paraId="08ADC1FC" w14:textId="34A5B60B" w:rsidR="00C05D6A" w:rsidRDefault="00C05D6A" w:rsidP="00E27439">
            <w:pPr>
              <w:pStyle w:val="ac"/>
              <w:numPr>
                <w:ilvl w:val="0"/>
                <w:numId w:val="22"/>
              </w:numPr>
              <w:tabs>
                <w:tab w:val="left" w:pos="284"/>
                <w:tab w:val="left" w:pos="426"/>
              </w:tabs>
              <w:ind w:left="45" w:hanging="18"/>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кепіл шарты бойынша кепілге берілген мүліктің құрамындағы кез келген өзгерістерде, осы мүліктің нашарлауы және/немесе жоғалуы немесе нашарлауы қаупінің туындауы және/немесе жоғалуы болса;</w:t>
            </w:r>
          </w:p>
          <w:p w14:paraId="544598F7" w14:textId="77777777" w:rsidR="003E4B05" w:rsidRPr="005E6667" w:rsidRDefault="003E4B05" w:rsidP="003E4B05">
            <w:pPr>
              <w:pStyle w:val="ac"/>
              <w:tabs>
                <w:tab w:val="left" w:pos="284"/>
                <w:tab w:val="left" w:pos="426"/>
              </w:tabs>
              <w:ind w:left="45"/>
              <w:jc w:val="both"/>
              <w:rPr>
                <w:rFonts w:ascii="Times New Roman" w:eastAsia="Times New Roman" w:hAnsi="Times New Roman" w:cs="Times New Roman"/>
                <w:sz w:val="24"/>
                <w:szCs w:val="24"/>
                <w:lang w:val="kk-KZ"/>
              </w:rPr>
            </w:pPr>
          </w:p>
          <w:p w14:paraId="0CF7875D" w14:textId="77777777" w:rsidR="00C05D6A" w:rsidRPr="005E6667" w:rsidRDefault="00C05D6A" w:rsidP="00E27439">
            <w:pPr>
              <w:pStyle w:val="ac"/>
              <w:numPr>
                <w:ilvl w:val="0"/>
                <w:numId w:val="23"/>
              </w:numPr>
              <w:tabs>
                <w:tab w:val="left" w:pos="284"/>
                <w:tab w:val="left" w:pos="426"/>
              </w:tabs>
              <w:ind w:left="45" w:hanging="18"/>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егер Қарыз алушының/Қарыз берушінің/Кепілгердің қатысуымен, кімде кімнің осы Шарттың және/немесе кепіл/кепілдік Шартының жарамдылығын даулау туралы сотта талқылауы жүргізілсе;</w:t>
            </w:r>
          </w:p>
          <w:p w14:paraId="0F10B1B6" w14:textId="4D658A05" w:rsidR="00C05D6A" w:rsidRPr="005E6667" w:rsidRDefault="00D51958" w:rsidP="00E27439">
            <w:pPr>
              <w:pStyle w:val="ac"/>
              <w:numPr>
                <w:ilvl w:val="0"/>
                <w:numId w:val="23"/>
              </w:numPr>
              <w:tabs>
                <w:tab w:val="left" w:pos="426"/>
              </w:tabs>
              <w:ind w:left="45" w:hanging="18"/>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Қ</w:t>
            </w:r>
            <w:r w:rsidR="00C05D6A" w:rsidRPr="005E6667">
              <w:rPr>
                <w:rFonts w:ascii="Times New Roman" w:eastAsia="Times New Roman" w:hAnsi="Times New Roman" w:cs="Times New Roman"/>
                <w:sz w:val="24"/>
                <w:szCs w:val="24"/>
                <w:lang w:val="kk-KZ"/>
              </w:rPr>
              <w:t>арыз берушінің</w:t>
            </w:r>
            <w:r w:rsidR="00B226AC" w:rsidRPr="005E6667">
              <w:rPr>
                <w:rFonts w:ascii="Times New Roman" w:eastAsia="Times New Roman" w:hAnsi="Times New Roman" w:cs="Times New Roman"/>
                <w:sz w:val="24"/>
                <w:szCs w:val="24"/>
                <w:lang w:val="kk-KZ"/>
              </w:rPr>
              <w:t>/ Сенім білдірген (өкілі)</w:t>
            </w:r>
            <w:r w:rsidR="00C05D6A" w:rsidRPr="005E6667">
              <w:rPr>
                <w:rFonts w:ascii="Times New Roman" w:eastAsia="Times New Roman" w:hAnsi="Times New Roman" w:cs="Times New Roman"/>
                <w:sz w:val="24"/>
                <w:szCs w:val="24"/>
                <w:lang w:val="kk-KZ"/>
              </w:rPr>
              <w:t xml:space="preserve"> негізделген пікірі бойынша Қарыз алушының төлем қабілеттілігіне және осы Шарт бойынша олардың өз міндеттерін орындау мүмкіндігіне кері әсер ететін басқа да жағдайларда.</w:t>
            </w:r>
          </w:p>
          <w:p w14:paraId="4B6CB536" w14:textId="0D0A14D3" w:rsidR="00A83DFB" w:rsidRDefault="00A83DFB" w:rsidP="00A83DFB">
            <w:pPr>
              <w:tabs>
                <w:tab w:val="left" w:pos="426"/>
              </w:tabs>
              <w:jc w:val="both"/>
              <w:rPr>
                <w:rFonts w:ascii="Times New Roman" w:eastAsia="Times New Roman" w:hAnsi="Times New Roman" w:cs="Times New Roman"/>
                <w:sz w:val="24"/>
                <w:szCs w:val="24"/>
                <w:lang w:val="kk-KZ"/>
              </w:rPr>
            </w:pPr>
          </w:p>
          <w:p w14:paraId="56CD9501" w14:textId="77777777" w:rsidR="003E4B05" w:rsidRPr="005E6667" w:rsidRDefault="003E4B05" w:rsidP="00A83DFB">
            <w:pPr>
              <w:tabs>
                <w:tab w:val="left" w:pos="426"/>
              </w:tabs>
              <w:jc w:val="both"/>
              <w:rPr>
                <w:rFonts w:ascii="Times New Roman" w:eastAsia="Times New Roman" w:hAnsi="Times New Roman" w:cs="Times New Roman"/>
                <w:sz w:val="24"/>
                <w:szCs w:val="24"/>
                <w:lang w:val="kk-KZ"/>
              </w:rPr>
            </w:pPr>
          </w:p>
          <w:p w14:paraId="1E38DD74" w14:textId="30E0918B" w:rsidR="00C05D6A" w:rsidRPr="005E6667" w:rsidRDefault="00292AF6" w:rsidP="00292AF6">
            <w:pPr>
              <w:keepNext/>
              <w:keepLines/>
              <w:tabs>
                <w:tab w:val="left" w:pos="426"/>
              </w:tabs>
              <w:rPr>
                <w:rFonts w:ascii="Times New Roman" w:eastAsia="Times New Roman" w:hAnsi="Times New Roman" w:cs="Times New Roman"/>
                <w:b/>
                <w:sz w:val="24"/>
                <w:szCs w:val="24"/>
                <w:lang w:val="kk-KZ"/>
              </w:rPr>
            </w:pPr>
            <w:r w:rsidRPr="005E6667">
              <w:rPr>
                <w:rFonts w:ascii="Times New Roman" w:eastAsia="Times New Roman" w:hAnsi="Times New Roman" w:cs="Times New Roman"/>
                <w:sz w:val="24"/>
                <w:szCs w:val="24"/>
                <w:lang w:val="kk-KZ"/>
              </w:rPr>
              <w:t xml:space="preserve">   </w:t>
            </w:r>
            <w:r w:rsidR="00D1449A">
              <w:rPr>
                <w:rFonts w:ascii="Times New Roman" w:eastAsia="Times New Roman" w:hAnsi="Times New Roman" w:cs="Times New Roman"/>
                <w:b/>
                <w:sz w:val="24"/>
                <w:szCs w:val="24"/>
                <w:lang w:val="kk-KZ"/>
              </w:rPr>
              <w:t>9</w:t>
            </w:r>
            <w:r w:rsidR="00C05D6A" w:rsidRPr="005E6667">
              <w:rPr>
                <w:rFonts w:ascii="Times New Roman" w:eastAsia="Times New Roman" w:hAnsi="Times New Roman" w:cs="Times New Roman"/>
                <w:b/>
                <w:sz w:val="24"/>
                <w:szCs w:val="24"/>
                <w:lang w:val="kk-KZ"/>
              </w:rPr>
              <w:t>. ФОРС-МАЖОРЛЫҚ ЖАҒДАЙЛАР</w:t>
            </w:r>
          </w:p>
          <w:p w14:paraId="0694643D" w14:textId="7D684896" w:rsidR="00C05D6A" w:rsidRDefault="00D1449A" w:rsidP="00E27439">
            <w:pPr>
              <w:jc w:val="both"/>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9</w:t>
            </w:r>
            <w:r w:rsidR="00C05D6A" w:rsidRPr="005E6667">
              <w:rPr>
                <w:rFonts w:ascii="Times New Roman" w:eastAsia="Times New Roman" w:hAnsi="Times New Roman" w:cs="Times New Roman"/>
                <w:sz w:val="24"/>
                <w:szCs w:val="24"/>
                <w:lang w:val="kk-KZ"/>
              </w:rPr>
              <w:t>.1. Осы Шарт бойынша Тараптардың міндеттерін орындауға әсер ететін стихиялық апаттардың, (сел, жер сілкінісі, эпидемиялар), әскери қақтығыстардың, әскери төңкерістердің, лаңкестік актілердің, азаматтық толқулардың, ереуілдердің, Үкімет, Қазақстан Республикасының Ұлттық Банкі тарапынан немесе қандай да бір басқа қаулылар, әкімшілік немесе үкіметтік шектеулердің тікелей немесе жанама пайда болуымен туындаған еңсерілмейтін күш жағдайлары туындаған жағдайда немесе тараптардың саналы бақылауынан тыс басқа да жағдайларда, осы міндеттерді орындау мерзімі сәйкесінше осы жағдайлардың әрекет ету мерзіміне жылжытылады, егер олар Шарттың барлық орындалу мерзіміне немесе еңсерілмейтін күш жағдайлары туындағаннан кейін орындауға тиісті оның бір бөлігіне біршама әсер етсе;</w:t>
            </w:r>
          </w:p>
          <w:p w14:paraId="05D63B60" w14:textId="3D353F34" w:rsidR="00C05D6A" w:rsidRDefault="00D1449A" w:rsidP="00E27439">
            <w:pPr>
              <w:tabs>
                <w:tab w:val="left" w:pos="600"/>
              </w:tabs>
              <w:ind w:left="33"/>
              <w:jc w:val="both"/>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9</w:t>
            </w:r>
            <w:r w:rsidR="00C05D6A" w:rsidRPr="005E6667">
              <w:rPr>
                <w:rFonts w:ascii="Times New Roman" w:eastAsia="Times New Roman" w:hAnsi="Times New Roman" w:cs="Times New Roman"/>
                <w:sz w:val="24"/>
                <w:szCs w:val="24"/>
                <w:lang w:val="kk-KZ"/>
              </w:rPr>
              <w:t>.2. Осы бөлімде қарастырылған Шартты орындауға кедергілер кез келген мемлекеттік органмен берілуі тиіс Шартты орындау үшін қажетті рұқсаттардың, лицензиялардың немесе мекендеу немесе мақұлдауға рұқсаттардың жоқтығы болып табылмайды.</w:t>
            </w:r>
          </w:p>
          <w:p w14:paraId="3EC6882E" w14:textId="77777777" w:rsidR="003E4B05" w:rsidRPr="005E6667" w:rsidRDefault="003E4B05" w:rsidP="00E27439">
            <w:pPr>
              <w:tabs>
                <w:tab w:val="left" w:pos="600"/>
              </w:tabs>
              <w:ind w:left="33"/>
              <w:jc w:val="both"/>
              <w:rPr>
                <w:rFonts w:ascii="Times New Roman" w:eastAsia="Times New Roman" w:hAnsi="Times New Roman" w:cs="Times New Roman"/>
                <w:sz w:val="24"/>
                <w:szCs w:val="24"/>
                <w:lang w:val="kk-KZ"/>
              </w:rPr>
            </w:pPr>
          </w:p>
          <w:p w14:paraId="06B082BB" w14:textId="27DA239A" w:rsidR="00C05D6A" w:rsidRDefault="00D1449A" w:rsidP="00E27439">
            <w:pPr>
              <w:tabs>
                <w:tab w:val="left" w:pos="600"/>
              </w:tabs>
              <w:jc w:val="both"/>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lastRenderedPageBreak/>
              <w:t>9</w:t>
            </w:r>
            <w:r w:rsidR="00C05D6A" w:rsidRPr="005E6667">
              <w:rPr>
                <w:rFonts w:ascii="Times New Roman" w:eastAsia="Times New Roman" w:hAnsi="Times New Roman" w:cs="Times New Roman"/>
                <w:sz w:val="24"/>
                <w:szCs w:val="24"/>
                <w:lang w:val="kk-KZ"/>
              </w:rPr>
              <w:t>.3. Екі тарап та осы Шарт бойынша міндеттерін орындауға кедергі келтіретін еңсерілмейтін күш жағдайларының басталуы мен аяқталуы туралы тез арада бір біріне жазбаша хабарлауы тиіс.</w:t>
            </w:r>
          </w:p>
          <w:p w14:paraId="7694956C" w14:textId="77777777" w:rsidR="003E4B05" w:rsidRDefault="003E4B05" w:rsidP="00E27439">
            <w:pPr>
              <w:tabs>
                <w:tab w:val="left" w:pos="600"/>
              </w:tabs>
              <w:jc w:val="both"/>
              <w:rPr>
                <w:rFonts w:ascii="Times New Roman" w:eastAsia="Times New Roman" w:hAnsi="Times New Roman" w:cs="Times New Roman"/>
                <w:sz w:val="24"/>
                <w:szCs w:val="24"/>
                <w:lang w:val="kk-KZ"/>
              </w:rPr>
            </w:pPr>
          </w:p>
          <w:p w14:paraId="3C9403E5" w14:textId="21CBD77B" w:rsidR="00C05D6A" w:rsidRPr="005E6667" w:rsidRDefault="00D1449A" w:rsidP="00E27439">
            <w:pPr>
              <w:jc w:val="both"/>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9</w:t>
            </w:r>
            <w:r w:rsidR="00C05D6A" w:rsidRPr="005E6667">
              <w:rPr>
                <w:rFonts w:ascii="Times New Roman" w:eastAsia="Times New Roman" w:hAnsi="Times New Roman" w:cs="Times New Roman"/>
                <w:sz w:val="24"/>
                <w:szCs w:val="24"/>
                <w:lang w:val="kk-KZ"/>
              </w:rPr>
              <w:t>.4. Еңсерілмейтін күш жағдайларына сілтеме жасайтын Тарап оларды растау үшін құзыретті мемлекеттік органының тиісті құжатын беруге міндетті.</w:t>
            </w:r>
          </w:p>
          <w:p w14:paraId="365FBBF2" w14:textId="77777777" w:rsidR="00D1449A" w:rsidRPr="005E6667" w:rsidRDefault="00D1449A" w:rsidP="00E27439">
            <w:pPr>
              <w:jc w:val="both"/>
              <w:rPr>
                <w:rFonts w:ascii="Times New Roman" w:eastAsia="Times New Roman" w:hAnsi="Times New Roman" w:cs="Times New Roman"/>
                <w:sz w:val="24"/>
                <w:szCs w:val="24"/>
                <w:lang w:val="kk-KZ"/>
              </w:rPr>
            </w:pPr>
          </w:p>
          <w:p w14:paraId="0D8D2F44" w14:textId="65FE09DB" w:rsidR="00C05D6A" w:rsidRPr="005E6667" w:rsidRDefault="00292AF6" w:rsidP="00D1449A">
            <w:pPr>
              <w:keepNext/>
              <w:keepLines/>
              <w:ind w:left="779" w:hanging="992"/>
              <w:rPr>
                <w:rFonts w:ascii="Times New Roman" w:eastAsia="Times New Roman" w:hAnsi="Times New Roman" w:cs="Times New Roman"/>
                <w:b/>
                <w:sz w:val="24"/>
                <w:szCs w:val="24"/>
                <w:lang w:val="kk-KZ"/>
              </w:rPr>
            </w:pPr>
            <w:r w:rsidRPr="005E6667">
              <w:rPr>
                <w:rFonts w:ascii="Times New Roman" w:eastAsia="Times New Roman" w:hAnsi="Times New Roman" w:cs="Times New Roman"/>
                <w:sz w:val="24"/>
                <w:szCs w:val="24"/>
                <w:lang w:val="kk-KZ"/>
              </w:rPr>
              <w:t xml:space="preserve">       </w:t>
            </w:r>
            <w:r w:rsidR="00D1449A">
              <w:rPr>
                <w:rFonts w:ascii="Times New Roman" w:eastAsia="Times New Roman" w:hAnsi="Times New Roman" w:cs="Times New Roman"/>
                <w:b/>
                <w:sz w:val="24"/>
                <w:szCs w:val="24"/>
                <w:lang w:val="kk-KZ"/>
              </w:rPr>
              <w:t>10</w:t>
            </w:r>
            <w:r w:rsidR="00C05D6A" w:rsidRPr="005E6667">
              <w:rPr>
                <w:rFonts w:ascii="Times New Roman" w:eastAsia="Times New Roman" w:hAnsi="Times New Roman" w:cs="Times New Roman"/>
                <w:b/>
                <w:sz w:val="24"/>
                <w:szCs w:val="24"/>
                <w:lang w:val="kk-KZ"/>
              </w:rPr>
              <w:t xml:space="preserve">. ШАРТ БОЙЫНША ТАЛАП ЕТУ </w:t>
            </w:r>
            <w:r w:rsidR="00D1449A">
              <w:rPr>
                <w:rFonts w:ascii="Times New Roman" w:eastAsia="Times New Roman" w:hAnsi="Times New Roman" w:cs="Times New Roman"/>
                <w:b/>
                <w:sz w:val="24"/>
                <w:szCs w:val="24"/>
                <w:lang w:val="kk-KZ"/>
              </w:rPr>
              <w:t xml:space="preserve">     </w:t>
            </w:r>
            <w:r w:rsidR="00C05D6A" w:rsidRPr="005E6667">
              <w:rPr>
                <w:rFonts w:ascii="Times New Roman" w:eastAsia="Times New Roman" w:hAnsi="Times New Roman" w:cs="Times New Roman"/>
                <w:b/>
                <w:sz w:val="24"/>
                <w:szCs w:val="24"/>
                <w:lang w:val="kk-KZ"/>
              </w:rPr>
              <w:t>ҚҰҚЫҒЫН ТАБЫСТАУ</w:t>
            </w:r>
          </w:p>
          <w:p w14:paraId="7C5AF142" w14:textId="3EF714D0" w:rsidR="00C05D6A" w:rsidRPr="005E6667" w:rsidRDefault="00F549AE" w:rsidP="00E27439">
            <w:pPr>
              <w:tabs>
                <w:tab w:val="left" w:pos="600"/>
              </w:tabs>
              <w:jc w:val="both"/>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10</w:t>
            </w:r>
            <w:r w:rsidR="00C05D6A" w:rsidRPr="005E6667">
              <w:rPr>
                <w:rFonts w:ascii="Times New Roman" w:eastAsia="Times New Roman" w:hAnsi="Times New Roman" w:cs="Times New Roman"/>
                <w:sz w:val="24"/>
                <w:szCs w:val="24"/>
                <w:lang w:val="kk-KZ"/>
              </w:rPr>
              <w:t>.1. Қарыз алушы осы Шарт бойынша өз құқықтары мен міндеттерін Қарыз берушінің жазбаша келісімінсіз үшінші тұлғаларға беруге құқығы жоқ.</w:t>
            </w:r>
          </w:p>
          <w:p w14:paraId="47E65B99" w14:textId="39ADAE1E" w:rsidR="00C05D6A" w:rsidRPr="005E6667" w:rsidRDefault="00F549AE" w:rsidP="00E27439">
            <w:pPr>
              <w:tabs>
                <w:tab w:val="left" w:pos="742"/>
              </w:tabs>
              <w:jc w:val="both"/>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10</w:t>
            </w:r>
            <w:r w:rsidR="00C05D6A" w:rsidRPr="005E6667">
              <w:rPr>
                <w:rFonts w:ascii="Times New Roman" w:eastAsia="Times New Roman" w:hAnsi="Times New Roman" w:cs="Times New Roman"/>
                <w:sz w:val="24"/>
                <w:szCs w:val="24"/>
                <w:lang w:val="kk-KZ"/>
              </w:rPr>
              <w:t xml:space="preserve">.2. </w:t>
            </w:r>
            <w:r w:rsidR="00756158" w:rsidRPr="005E6667">
              <w:rPr>
                <w:rFonts w:ascii="Times New Roman" w:eastAsia="Times New Roman" w:hAnsi="Times New Roman" w:cs="Times New Roman"/>
                <w:sz w:val="24"/>
                <w:szCs w:val="24"/>
                <w:lang w:val="kk-KZ"/>
              </w:rPr>
              <w:t>Осы Шарт бойынша Тараптың құқықтық мирасқоры осы Шартта баяндалған талап ету құқықтары мен міндеттерді, оның ішінде ықтимал даулар мен келіспеушіліктерді реттеуге байланысты талап ету құқықтары мен міндеттерді тікелей өзіне қабылдайды.</w:t>
            </w:r>
          </w:p>
          <w:p w14:paraId="01409599" w14:textId="77777777" w:rsidR="003427C8" w:rsidRPr="005E6667" w:rsidRDefault="003427C8" w:rsidP="00E27439">
            <w:pPr>
              <w:tabs>
                <w:tab w:val="left" w:pos="742"/>
              </w:tabs>
              <w:jc w:val="both"/>
              <w:rPr>
                <w:rFonts w:ascii="Times New Roman" w:eastAsia="Times New Roman" w:hAnsi="Times New Roman" w:cs="Times New Roman"/>
                <w:sz w:val="24"/>
                <w:szCs w:val="24"/>
                <w:lang w:val="kk-KZ"/>
              </w:rPr>
            </w:pPr>
          </w:p>
          <w:p w14:paraId="6F6F9124" w14:textId="5A1D0607" w:rsidR="00C05D6A" w:rsidRPr="005E6667" w:rsidRDefault="00C05D6A" w:rsidP="003427C8">
            <w:pPr>
              <w:keepNext/>
              <w:keepLines/>
              <w:tabs>
                <w:tab w:val="left" w:pos="426"/>
              </w:tabs>
              <w:jc w:val="center"/>
              <w:rPr>
                <w:rFonts w:ascii="Times New Roman" w:eastAsia="Times New Roman" w:hAnsi="Times New Roman" w:cs="Times New Roman"/>
                <w:b/>
                <w:sz w:val="24"/>
                <w:szCs w:val="24"/>
                <w:lang w:val="kk-KZ"/>
              </w:rPr>
            </w:pPr>
            <w:r w:rsidRPr="005E6667">
              <w:rPr>
                <w:rFonts w:ascii="Times New Roman" w:eastAsia="Times New Roman" w:hAnsi="Times New Roman" w:cs="Times New Roman"/>
                <w:b/>
                <w:sz w:val="24"/>
                <w:szCs w:val="24"/>
                <w:lang w:val="kk-KZ"/>
              </w:rPr>
              <w:t>1</w:t>
            </w:r>
            <w:r w:rsidR="00F549AE">
              <w:rPr>
                <w:rFonts w:ascii="Times New Roman" w:eastAsia="Times New Roman" w:hAnsi="Times New Roman" w:cs="Times New Roman"/>
                <w:b/>
                <w:sz w:val="24"/>
                <w:szCs w:val="24"/>
                <w:lang w:val="kk-KZ"/>
              </w:rPr>
              <w:t>1</w:t>
            </w:r>
            <w:r w:rsidRPr="005E6667">
              <w:rPr>
                <w:rFonts w:ascii="Times New Roman" w:eastAsia="Times New Roman" w:hAnsi="Times New Roman" w:cs="Times New Roman"/>
                <w:b/>
                <w:sz w:val="24"/>
                <w:szCs w:val="24"/>
                <w:lang w:val="kk-KZ"/>
              </w:rPr>
              <w:t>. ТАРАПТАРДЫҢ КЕЛІСПУШІЛІГІ ЖӘНЕ ДАУЛАР</w:t>
            </w:r>
          </w:p>
          <w:p w14:paraId="261FFCEE" w14:textId="7ACB1DE5"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1</w:t>
            </w:r>
            <w:r w:rsidR="00F549AE">
              <w:rPr>
                <w:rFonts w:ascii="Times New Roman" w:eastAsia="Times New Roman" w:hAnsi="Times New Roman" w:cs="Times New Roman"/>
                <w:sz w:val="24"/>
                <w:szCs w:val="24"/>
                <w:lang w:val="kk-KZ"/>
              </w:rPr>
              <w:t>1</w:t>
            </w:r>
            <w:r w:rsidRPr="005E6667">
              <w:rPr>
                <w:rFonts w:ascii="Times New Roman" w:eastAsia="Times New Roman" w:hAnsi="Times New Roman" w:cs="Times New Roman"/>
                <w:sz w:val="24"/>
                <w:szCs w:val="24"/>
                <w:lang w:val="kk-KZ"/>
              </w:rPr>
              <w:t>.1. Осы Шарттың талаптарын орындау процессінде туындайтын келіспеушіліктерді Тараптар өзара қолайлы шешімдер қабылдау мақсатында алдын ала тәртіпте қарастырады.</w:t>
            </w:r>
          </w:p>
          <w:p w14:paraId="3436EAD6" w14:textId="009CF8CF"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1</w:t>
            </w:r>
            <w:r w:rsidR="00F549AE">
              <w:rPr>
                <w:rFonts w:ascii="Times New Roman" w:eastAsia="Times New Roman" w:hAnsi="Times New Roman" w:cs="Times New Roman"/>
                <w:sz w:val="24"/>
                <w:szCs w:val="24"/>
                <w:lang w:val="kk-KZ"/>
              </w:rPr>
              <w:t>1</w:t>
            </w:r>
            <w:r w:rsidRPr="005E6667">
              <w:rPr>
                <w:rFonts w:ascii="Times New Roman" w:eastAsia="Times New Roman" w:hAnsi="Times New Roman" w:cs="Times New Roman"/>
                <w:sz w:val="24"/>
                <w:szCs w:val="24"/>
                <w:lang w:val="kk-KZ"/>
              </w:rPr>
              <w:t>.2. Келісімдерге қол жетпеген Тараптар арасындағы барлық даулар Қазақстан Республикасының заңнамасына сәйкес сот тәртібімен шешіледі. Қарыз беруші мен Қарыз алушы арасындағы даулар Шарттағы деректемелерде көрсетілген Қарыз берушінің орналасқан жерінде қарастырылады.</w:t>
            </w:r>
          </w:p>
          <w:p w14:paraId="39DBEC4F" w14:textId="5A5F54AC" w:rsidR="00C05D6A"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1</w:t>
            </w:r>
            <w:r w:rsidR="00F549AE">
              <w:rPr>
                <w:rFonts w:ascii="Times New Roman" w:eastAsia="Times New Roman" w:hAnsi="Times New Roman" w:cs="Times New Roman"/>
                <w:sz w:val="24"/>
                <w:szCs w:val="24"/>
                <w:lang w:val="kk-KZ"/>
              </w:rPr>
              <w:t>1</w:t>
            </w:r>
            <w:r w:rsidRPr="005E6667">
              <w:rPr>
                <w:rFonts w:ascii="Times New Roman" w:eastAsia="Times New Roman" w:hAnsi="Times New Roman" w:cs="Times New Roman"/>
                <w:sz w:val="24"/>
                <w:szCs w:val="24"/>
                <w:lang w:val="kk-KZ"/>
              </w:rPr>
              <w:t>.3. Қарыз беруші/ Сенім білдірілген өкіл (агент) Қарыз алушыға Шартта көрсетілген мекен-жай бойынша жазбаша түрдегі жіберген хабарламалары жеткізілген болып есептеледі.</w:t>
            </w:r>
          </w:p>
          <w:p w14:paraId="773DBC28" w14:textId="77777777" w:rsidR="004E14D0" w:rsidRPr="005E6667" w:rsidRDefault="004E14D0" w:rsidP="00E27439">
            <w:pPr>
              <w:tabs>
                <w:tab w:val="left" w:pos="426"/>
              </w:tabs>
              <w:jc w:val="both"/>
              <w:rPr>
                <w:rFonts w:ascii="Times New Roman" w:eastAsia="Times New Roman" w:hAnsi="Times New Roman" w:cs="Times New Roman"/>
                <w:sz w:val="24"/>
                <w:szCs w:val="24"/>
                <w:lang w:val="kk-KZ"/>
              </w:rPr>
            </w:pPr>
          </w:p>
          <w:p w14:paraId="0B18D1C7" w14:textId="3A5002C6" w:rsidR="00B953C2" w:rsidRPr="005E6667" w:rsidRDefault="00B953C2" w:rsidP="00F549AE">
            <w:pPr>
              <w:ind w:left="1488" w:hanging="993"/>
              <w:contextualSpacing/>
              <w:rPr>
                <w:rFonts w:ascii="Times New Roman" w:eastAsia="Times New Roman" w:hAnsi="Times New Roman" w:cs="Times New Roman"/>
                <w:sz w:val="24"/>
                <w:szCs w:val="24"/>
                <w:lang w:val="kk-KZ"/>
              </w:rPr>
            </w:pPr>
            <w:r w:rsidRPr="005E6667">
              <w:rPr>
                <w:rFonts w:ascii="Times New Roman" w:eastAsia="Times New Roman" w:hAnsi="Times New Roman" w:cs="Times New Roman"/>
                <w:b/>
                <w:bCs/>
                <w:sz w:val="24"/>
                <w:szCs w:val="24"/>
                <w:lang w:val="kk-KZ"/>
              </w:rPr>
              <w:t>1</w:t>
            </w:r>
            <w:r w:rsidR="00F549AE">
              <w:rPr>
                <w:rFonts w:ascii="Times New Roman" w:eastAsia="Times New Roman" w:hAnsi="Times New Roman" w:cs="Times New Roman"/>
                <w:b/>
                <w:bCs/>
                <w:sz w:val="24"/>
                <w:szCs w:val="24"/>
                <w:lang w:val="kk-KZ"/>
              </w:rPr>
              <w:t>2</w:t>
            </w:r>
            <w:r w:rsidRPr="005E6667">
              <w:rPr>
                <w:rFonts w:ascii="Times New Roman" w:eastAsia="Times New Roman" w:hAnsi="Times New Roman" w:cs="Times New Roman"/>
                <w:b/>
                <w:bCs/>
                <w:sz w:val="24"/>
                <w:szCs w:val="24"/>
                <w:lang w:val="kk-KZ"/>
              </w:rPr>
              <w:t>.</w:t>
            </w:r>
            <w:r w:rsidRPr="005E6667">
              <w:rPr>
                <w:rFonts w:ascii="Times New Roman" w:eastAsia="Times New Roman" w:hAnsi="Times New Roman" w:cs="Times New Roman"/>
                <w:b/>
                <w:sz w:val="24"/>
                <w:szCs w:val="24"/>
                <w:lang w:val="kk-KZ"/>
              </w:rPr>
              <w:t xml:space="preserve"> </w:t>
            </w:r>
            <w:r w:rsidR="00463767" w:rsidRPr="005E6667">
              <w:rPr>
                <w:rFonts w:ascii="Times New Roman" w:eastAsia="Times New Roman" w:hAnsi="Times New Roman" w:cs="Times New Roman"/>
                <w:b/>
                <w:sz w:val="24"/>
                <w:szCs w:val="24"/>
                <w:lang w:val="kk-KZ"/>
              </w:rPr>
              <w:t xml:space="preserve">СЫБАЙЛАС ЖЕМҚОРЛЫҚҚА </w:t>
            </w:r>
            <w:r w:rsidR="00F549AE">
              <w:rPr>
                <w:rFonts w:ascii="Times New Roman" w:eastAsia="Times New Roman" w:hAnsi="Times New Roman" w:cs="Times New Roman"/>
                <w:b/>
                <w:sz w:val="24"/>
                <w:szCs w:val="24"/>
                <w:lang w:val="kk-KZ"/>
              </w:rPr>
              <w:t xml:space="preserve">    </w:t>
            </w:r>
            <w:r w:rsidR="00463767" w:rsidRPr="005E6667">
              <w:rPr>
                <w:rFonts w:ascii="Times New Roman" w:eastAsia="Times New Roman" w:hAnsi="Times New Roman" w:cs="Times New Roman"/>
                <w:b/>
                <w:sz w:val="24"/>
                <w:szCs w:val="24"/>
                <w:lang w:val="kk-KZ"/>
              </w:rPr>
              <w:t>ҚАРСЫ ЕСКЕРТУ</w:t>
            </w:r>
          </w:p>
          <w:p w14:paraId="1BC90BAC" w14:textId="10F1DC7B" w:rsidR="009470B0" w:rsidRPr="00E8478B" w:rsidRDefault="00B953C2" w:rsidP="00B953C2">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1</w:t>
            </w:r>
            <w:r w:rsidR="00F549AE">
              <w:rPr>
                <w:rFonts w:ascii="Times New Roman" w:eastAsia="Times New Roman" w:hAnsi="Times New Roman" w:cs="Times New Roman"/>
                <w:sz w:val="24"/>
                <w:szCs w:val="24"/>
                <w:lang w:val="kk-KZ"/>
              </w:rPr>
              <w:t>2</w:t>
            </w:r>
            <w:r w:rsidRPr="005E6667">
              <w:rPr>
                <w:rFonts w:ascii="Times New Roman" w:eastAsia="Times New Roman" w:hAnsi="Times New Roman" w:cs="Times New Roman"/>
                <w:sz w:val="24"/>
                <w:szCs w:val="24"/>
                <w:lang w:val="kk-KZ"/>
              </w:rPr>
              <w:t xml:space="preserve">.1. Осымен Тараптардың әрбір Тарабы шарт жасасу сәтінде тараптар сыбайлас жемқорлық көріністеріне жол бермейтін сыбайлас жемқорлыққа қарсы саясатты жүргізетіні туралы, атап айтқанда, бірақ: </w:t>
            </w:r>
          </w:p>
          <w:p w14:paraId="388FDE01" w14:textId="616321D4" w:rsidR="009470B0" w:rsidRDefault="00B953C2" w:rsidP="00B953C2">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w:t>
            </w:r>
            <w:r w:rsidR="009470B0" w:rsidRPr="00E8478B">
              <w:rPr>
                <w:rFonts w:ascii="Times New Roman" w:eastAsia="Times New Roman" w:hAnsi="Times New Roman" w:cs="Times New Roman"/>
                <w:sz w:val="24"/>
                <w:szCs w:val="24"/>
                <w:lang w:val="kk-KZ"/>
              </w:rPr>
              <w:t>а</w:t>
            </w:r>
            <w:r w:rsidRPr="005E6667">
              <w:rPr>
                <w:rFonts w:ascii="Times New Roman" w:eastAsia="Times New Roman" w:hAnsi="Times New Roman" w:cs="Times New Roman"/>
                <w:sz w:val="24"/>
                <w:szCs w:val="24"/>
                <w:lang w:val="kk-KZ"/>
              </w:rPr>
              <w:t xml:space="preserve">) төлемдер, қандай төлемдерді төлеу ұсыныстары түрінде шектелмей, екінші Тарапқа өзіне қатысты куәліктер береді-қандай да бір </w:t>
            </w:r>
            <w:r w:rsidRPr="005E6667">
              <w:rPr>
                <w:rFonts w:ascii="Times New Roman" w:eastAsia="Times New Roman" w:hAnsi="Times New Roman" w:cs="Times New Roman"/>
                <w:sz w:val="24"/>
                <w:szCs w:val="24"/>
                <w:lang w:val="kk-KZ"/>
              </w:rPr>
              <w:lastRenderedPageBreak/>
              <w:t xml:space="preserve">заңсыз артықшылықтар алу мақсатында немесе өзге де заңсыз мақсаттарға осы адамдардың іс-әрекеттеріне немесе шешімдеріне ықпал ету үшін кез келген тұлғаларға тікелей немесе жанама түрде ақша қаражаты немесе құндылықтар; </w:t>
            </w:r>
          </w:p>
          <w:p w14:paraId="3315A90B" w14:textId="77777777" w:rsidR="003E4B05" w:rsidRPr="00E8478B" w:rsidRDefault="003E4B05" w:rsidP="00B953C2">
            <w:pPr>
              <w:jc w:val="both"/>
              <w:rPr>
                <w:rFonts w:ascii="Times New Roman" w:eastAsia="Times New Roman" w:hAnsi="Times New Roman" w:cs="Times New Roman"/>
                <w:sz w:val="24"/>
                <w:szCs w:val="24"/>
                <w:lang w:val="kk-KZ"/>
              </w:rPr>
            </w:pPr>
          </w:p>
          <w:p w14:paraId="62CD758E" w14:textId="6ECFE4F8" w:rsidR="003427C8" w:rsidRPr="005E6667" w:rsidRDefault="00B953C2" w:rsidP="00B953C2">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(б) пара беру / алу, коммерциялық пара беру, а сондай-ақ қолданыстағы заңнаманың және Қылмыстық жолмен алынған кірістерді заңдастыруға (жылыстатуға) қарсы іс-қимыл туралы халықаралық актілердің талаптарын бұзатын әрекеттер.</w:t>
            </w:r>
          </w:p>
          <w:p w14:paraId="1917735D" w14:textId="77777777" w:rsidR="003427C8" w:rsidRDefault="003427C8" w:rsidP="00B953C2">
            <w:pPr>
              <w:jc w:val="both"/>
              <w:rPr>
                <w:rFonts w:ascii="Times New Roman" w:eastAsia="Times New Roman" w:hAnsi="Times New Roman" w:cs="Times New Roman"/>
                <w:sz w:val="24"/>
                <w:szCs w:val="24"/>
                <w:lang w:val="kk-KZ"/>
              </w:rPr>
            </w:pPr>
          </w:p>
          <w:p w14:paraId="7A670FB8" w14:textId="2E2D081B" w:rsidR="00C05D6A" w:rsidRDefault="00C05D6A" w:rsidP="003427C8">
            <w:pPr>
              <w:keepNext/>
              <w:keepLines/>
              <w:tabs>
                <w:tab w:val="left" w:pos="426"/>
              </w:tabs>
              <w:jc w:val="center"/>
              <w:rPr>
                <w:rFonts w:ascii="Times New Roman" w:eastAsia="Times New Roman" w:hAnsi="Times New Roman" w:cs="Times New Roman"/>
                <w:b/>
                <w:sz w:val="24"/>
                <w:szCs w:val="24"/>
                <w:lang w:val="kk-KZ"/>
              </w:rPr>
            </w:pPr>
            <w:r w:rsidRPr="005E6667">
              <w:rPr>
                <w:rFonts w:ascii="Times New Roman" w:eastAsia="Times New Roman" w:hAnsi="Times New Roman" w:cs="Times New Roman"/>
                <w:b/>
                <w:sz w:val="24"/>
                <w:szCs w:val="24"/>
                <w:lang w:val="kk-KZ"/>
              </w:rPr>
              <w:t>1</w:t>
            </w:r>
            <w:r w:rsidR="00F549AE">
              <w:rPr>
                <w:rFonts w:ascii="Times New Roman" w:eastAsia="Times New Roman" w:hAnsi="Times New Roman" w:cs="Times New Roman"/>
                <w:b/>
                <w:sz w:val="24"/>
                <w:szCs w:val="24"/>
                <w:lang w:val="kk-KZ"/>
              </w:rPr>
              <w:t>3</w:t>
            </w:r>
            <w:r w:rsidRPr="005E6667">
              <w:rPr>
                <w:rFonts w:ascii="Times New Roman" w:eastAsia="Times New Roman" w:hAnsi="Times New Roman" w:cs="Times New Roman"/>
                <w:b/>
                <w:sz w:val="24"/>
                <w:szCs w:val="24"/>
                <w:lang w:val="kk-KZ"/>
              </w:rPr>
              <w:t>. ҚОСЫМША ШАРТТАР</w:t>
            </w:r>
          </w:p>
          <w:p w14:paraId="5ED2F410" w14:textId="4CFC7E5E" w:rsidR="00C05D6A" w:rsidRPr="005E6667" w:rsidRDefault="00C05D6A" w:rsidP="00E27439">
            <w:pPr>
              <w:tabs>
                <w:tab w:val="left" w:pos="63"/>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1</w:t>
            </w:r>
            <w:r w:rsidR="00F549AE">
              <w:rPr>
                <w:rFonts w:ascii="Times New Roman" w:eastAsia="Times New Roman" w:hAnsi="Times New Roman" w:cs="Times New Roman"/>
                <w:sz w:val="24"/>
                <w:szCs w:val="24"/>
                <w:lang w:val="kk-KZ"/>
              </w:rPr>
              <w:t>3</w:t>
            </w:r>
            <w:r w:rsidRPr="005E6667">
              <w:rPr>
                <w:rFonts w:ascii="Times New Roman" w:eastAsia="Times New Roman" w:hAnsi="Times New Roman" w:cs="Times New Roman"/>
                <w:sz w:val="24"/>
                <w:szCs w:val="24"/>
                <w:lang w:val="kk-KZ"/>
              </w:rPr>
              <w:t>.1.  Осы Шарт бойынша барлық хабарламалар, хабарлама қағаздар, наразылықтар және басқа да құжаттар Тараптарға поштамен, телеграммамен, курьермен, факспен, электрондық поштамен жіберіледі, тек құжаттарды белгілі формада ұсынуды талап ететін Тараптың дәйекті сұранысы немесе заңнама бар жағдайларды қоспағанда. Айыппұл санкцияларын төлеу туралы наразылықтар мен Шартты бұзу туралы хабарламалар тапсырыстық хатпен немесе курьермен қол қою арқылы жіберіледі.Осы Келісімге қол қою арқылы Қарыз алушы Қарыз алушыға Қарыз алушыға тиісті түрде хабарлау міндеттемелері орындалды деп есептеледі, ал Қарыз алушы барлық хат-хабарларды (хаттар, хабарламалар, міндеттемелерді, талаптарды және т.б.) Келісімнің деректемелерінде көрсетілген мекен-жайға жіберген кезде тиісті түрде хабарландырылған болып саналады.</w:t>
            </w:r>
          </w:p>
          <w:p w14:paraId="5DE9EB25" w14:textId="4B2E56F8" w:rsidR="00C05D6A" w:rsidRPr="005E6667" w:rsidRDefault="00C05D6A" w:rsidP="00E27439">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1</w:t>
            </w:r>
            <w:r w:rsidR="00F549AE">
              <w:rPr>
                <w:rFonts w:ascii="Times New Roman" w:eastAsia="Times New Roman" w:hAnsi="Times New Roman" w:cs="Times New Roman"/>
                <w:sz w:val="24"/>
                <w:szCs w:val="24"/>
                <w:lang w:val="kk-KZ"/>
              </w:rPr>
              <w:t>3</w:t>
            </w:r>
            <w:r w:rsidRPr="005E6667">
              <w:rPr>
                <w:rFonts w:ascii="Times New Roman" w:eastAsia="Times New Roman" w:hAnsi="Times New Roman" w:cs="Times New Roman"/>
                <w:sz w:val="24"/>
                <w:szCs w:val="24"/>
                <w:lang w:val="kk-KZ"/>
              </w:rPr>
              <w:t>.2. Осы Шарттың талаптарын орындау барысында, осы Шартта өзгелері қарастырылмаса, Тараптар Қазақстан Республикасының заңнамасын басшылыққа алады.</w:t>
            </w:r>
          </w:p>
          <w:p w14:paraId="733054B9" w14:textId="5150EC9D" w:rsidR="000C1F7C" w:rsidRPr="005E6667" w:rsidRDefault="00C05D6A" w:rsidP="00E27439">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1</w:t>
            </w:r>
            <w:r w:rsidR="00F549AE">
              <w:rPr>
                <w:rFonts w:ascii="Times New Roman" w:eastAsia="Times New Roman" w:hAnsi="Times New Roman" w:cs="Times New Roman"/>
                <w:sz w:val="24"/>
                <w:szCs w:val="24"/>
                <w:lang w:val="kk-KZ"/>
              </w:rPr>
              <w:t>3</w:t>
            </w:r>
            <w:r w:rsidRPr="005E6667">
              <w:rPr>
                <w:rFonts w:ascii="Times New Roman" w:eastAsia="Times New Roman" w:hAnsi="Times New Roman" w:cs="Times New Roman"/>
                <w:sz w:val="24"/>
                <w:szCs w:val="24"/>
                <w:lang w:val="kk-KZ"/>
              </w:rPr>
              <w:t xml:space="preserve">.3. Осы Шарттың талаптары, осы Шартта қарастырылған жағдайларды қоспағанда, жазбаша қосымша келісіммен рәсімделетін, Тараптардың өзара келісімі бойынша ғана өзгертіледі. </w:t>
            </w:r>
          </w:p>
          <w:p w14:paraId="6FA4F30F" w14:textId="6102DB78" w:rsidR="00C05D6A" w:rsidRDefault="00C05D6A" w:rsidP="00E27439">
            <w:pPr>
              <w:tabs>
                <w:tab w:val="left" w:pos="600"/>
              </w:tabs>
              <w:ind w:left="3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1</w:t>
            </w:r>
            <w:r w:rsidR="00F549AE">
              <w:rPr>
                <w:rFonts w:ascii="Times New Roman" w:eastAsia="Times New Roman" w:hAnsi="Times New Roman" w:cs="Times New Roman"/>
                <w:sz w:val="24"/>
                <w:szCs w:val="24"/>
                <w:lang w:val="kk-KZ"/>
              </w:rPr>
              <w:t>3</w:t>
            </w:r>
            <w:r w:rsidRPr="005E6667">
              <w:rPr>
                <w:rFonts w:ascii="Times New Roman" w:eastAsia="Times New Roman" w:hAnsi="Times New Roman" w:cs="Times New Roman"/>
                <w:sz w:val="24"/>
                <w:szCs w:val="24"/>
                <w:lang w:val="kk-KZ"/>
              </w:rPr>
              <w:t xml:space="preserve">.4. </w:t>
            </w:r>
            <w:r w:rsidR="00F42319" w:rsidRPr="00F42319">
              <w:rPr>
                <w:rFonts w:ascii="Times New Roman" w:eastAsia="Times New Roman" w:hAnsi="Times New Roman" w:cs="Times New Roman"/>
                <w:sz w:val="24"/>
                <w:szCs w:val="24"/>
                <w:lang w:val="kk-KZ"/>
              </w:rPr>
              <w:t xml:space="preserve">Қарыз алушы өзі туралы ақпаратты кредиттік бюроларға ұсынуға, кредиттік бюролардың Қарыз берушіге, Сенім білдірілген өкілге (агентке) өзі туралы кредиттік есеп беруге, сондай-ақ өзі туралы ақпаратты, берілген транш туралы мәліметтерді және осы Шарт бойынша міндеттемелердің орындалуы туралы барлық мәліметтерді мемлекеттік органдарға (оның </w:t>
            </w:r>
            <w:r w:rsidR="00F42319" w:rsidRPr="00F42319">
              <w:rPr>
                <w:rFonts w:ascii="Times New Roman" w:eastAsia="Times New Roman" w:hAnsi="Times New Roman" w:cs="Times New Roman"/>
                <w:sz w:val="24"/>
                <w:szCs w:val="24"/>
                <w:lang w:val="kk-KZ"/>
              </w:rPr>
              <w:lastRenderedPageBreak/>
              <w:t>ішінде құқық қорғау органдарына) ұсынуға келісім берді.</w:t>
            </w:r>
          </w:p>
          <w:p w14:paraId="45AA6794" w14:textId="77777777" w:rsidR="003E4B05" w:rsidRPr="005E6667" w:rsidRDefault="003E4B05" w:rsidP="00E27439">
            <w:pPr>
              <w:tabs>
                <w:tab w:val="left" w:pos="600"/>
              </w:tabs>
              <w:ind w:left="33"/>
              <w:jc w:val="both"/>
              <w:rPr>
                <w:rFonts w:ascii="Times New Roman" w:eastAsia="Times New Roman" w:hAnsi="Times New Roman" w:cs="Times New Roman"/>
                <w:sz w:val="24"/>
                <w:szCs w:val="24"/>
                <w:lang w:val="kk-KZ"/>
              </w:rPr>
            </w:pPr>
          </w:p>
          <w:p w14:paraId="260D7A37" w14:textId="16B7AB9C" w:rsidR="00C05D6A" w:rsidRPr="005E6667" w:rsidRDefault="00C05D6A" w:rsidP="00E27439">
            <w:pPr>
              <w:tabs>
                <w:tab w:val="left" w:pos="742"/>
              </w:tabs>
              <w:ind w:left="3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1</w:t>
            </w:r>
            <w:r w:rsidR="00F549AE">
              <w:rPr>
                <w:rFonts w:ascii="Times New Roman" w:eastAsia="Times New Roman" w:hAnsi="Times New Roman" w:cs="Times New Roman"/>
                <w:sz w:val="24"/>
                <w:szCs w:val="24"/>
                <w:lang w:val="kk-KZ"/>
              </w:rPr>
              <w:t>3</w:t>
            </w:r>
            <w:r w:rsidRPr="005E6667">
              <w:rPr>
                <w:rFonts w:ascii="Times New Roman" w:eastAsia="Times New Roman" w:hAnsi="Times New Roman" w:cs="Times New Roman"/>
                <w:sz w:val="24"/>
                <w:szCs w:val="24"/>
                <w:lang w:val="kk-KZ"/>
              </w:rPr>
              <w:t>.5. Осы Шарт бірдей заңды күші бар Тараптардың әрқайсысы үшін бір данадан 3 (үш) данада орыс және мемлекеттік тілде жасалған.</w:t>
            </w:r>
          </w:p>
          <w:p w14:paraId="6E165BE1" w14:textId="75ADD8F2" w:rsidR="00C05D6A" w:rsidRPr="005E6667" w:rsidRDefault="00C05D6A" w:rsidP="00E27439">
            <w:pPr>
              <w:tabs>
                <w:tab w:val="left" w:pos="742"/>
              </w:tabs>
              <w:ind w:left="3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Осы Келісім шарт әр қилы оқылуы жағдайында, Тараптар орыс тіліндегі мәтінді негізге алады.</w:t>
            </w:r>
          </w:p>
          <w:p w14:paraId="2968A21E" w14:textId="35548291" w:rsidR="001E34EC" w:rsidRDefault="001E34EC" w:rsidP="00E27439">
            <w:pPr>
              <w:tabs>
                <w:tab w:val="left" w:pos="742"/>
              </w:tabs>
              <w:ind w:left="33"/>
              <w:jc w:val="both"/>
              <w:rPr>
                <w:rFonts w:ascii="Times New Roman" w:eastAsia="Times New Roman" w:hAnsi="Times New Roman" w:cs="Times New Roman"/>
                <w:sz w:val="24"/>
                <w:szCs w:val="24"/>
                <w:lang w:val="kk-KZ"/>
              </w:rPr>
            </w:pPr>
          </w:p>
          <w:p w14:paraId="0621BA70" w14:textId="77777777" w:rsidR="003E4B05" w:rsidRPr="005E6667" w:rsidRDefault="003E4B05" w:rsidP="00E27439">
            <w:pPr>
              <w:tabs>
                <w:tab w:val="left" w:pos="742"/>
              </w:tabs>
              <w:ind w:left="33"/>
              <w:jc w:val="both"/>
              <w:rPr>
                <w:rFonts w:ascii="Times New Roman" w:eastAsia="Times New Roman" w:hAnsi="Times New Roman" w:cs="Times New Roman"/>
                <w:sz w:val="24"/>
                <w:szCs w:val="24"/>
                <w:lang w:val="kk-KZ"/>
              </w:rPr>
            </w:pPr>
          </w:p>
          <w:p w14:paraId="73DCB41C" w14:textId="7A99C0E4" w:rsidR="00786081"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b/>
                <w:sz w:val="24"/>
                <w:szCs w:val="24"/>
                <w:lang w:val="kk-KZ"/>
              </w:rPr>
              <w:t>ТАРАПТАРДЫҢ МЕКЕН-ЖАЙЛАРЫ МЕН ДЕРЕКТЕМЕЛЕРІ</w:t>
            </w:r>
            <w:r w:rsidRPr="005E6667">
              <w:rPr>
                <w:rFonts w:ascii="Times New Roman" w:eastAsia="Times New Roman" w:hAnsi="Times New Roman" w:cs="Times New Roman"/>
                <w:sz w:val="24"/>
                <w:szCs w:val="24"/>
                <w:lang w:val="kk-KZ"/>
              </w:rPr>
              <w:t>:</w:t>
            </w:r>
          </w:p>
          <w:tbl>
            <w:tblPr>
              <w:tblW w:w="4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14"/>
              <w:gridCol w:w="3376"/>
            </w:tblGrid>
            <w:tr w:rsidR="005E6667" w:rsidRPr="009B465A" w14:paraId="0A50B13B" w14:textId="77777777" w:rsidTr="0038078C">
              <w:tc>
                <w:tcPr>
                  <w:tcW w:w="1614" w:type="dxa"/>
                </w:tcPr>
                <w:p w14:paraId="29ED1710" w14:textId="77777777" w:rsidR="00C05D6A" w:rsidRPr="005E6667" w:rsidRDefault="00C05D6A" w:rsidP="00E27439">
                  <w:pPr>
                    <w:tabs>
                      <w:tab w:val="left" w:pos="426"/>
                    </w:tabs>
                    <w:spacing w:after="0" w:line="240" w:lineRule="auto"/>
                    <w:contextualSpacing/>
                    <w:jc w:val="center"/>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Қарыз беруші</w:t>
                  </w:r>
                </w:p>
              </w:tc>
              <w:tc>
                <w:tcPr>
                  <w:tcW w:w="3376" w:type="dxa"/>
                </w:tcPr>
                <w:p w14:paraId="5087F1B6" w14:textId="16D9F774" w:rsidR="00786081" w:rsidRPr="005E6667" w:rsidRDefault="0038078C" w:rsidP="00E27439">
                  <w:pPr>
                    <w:spacing w:after="0" w:line="240" w:lineRule="auto"/>
                    <w:ind w:left="34"/>
                    <w:contextualSpacing/>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Деректемелер</w:t>
                  </w:r>
                  <w:r w:rsidR="00E46B45" w:rsidRPr="005E6667">
                    <w:rPr>
                      <w:rFonts w:ascii="Times New Roman" w:eastAsia="Times New Roman" w:hAnsi="Times New Roman" w:cs="Times New Roman"/>
                      <w:sz w:val="24"/>
                      <w:szCs w:val="24"/>
                      <w:lang w:val="kk-KZ"/>
                    </w:rPr>
                    <w:t xml:space="preserve"> </w:t>
                  </w:r>
                </w:p>
              </w:tc>
            </w:tr>
            <w:tr w:rsidR="005E6667" w:rsidRPr="005E6667" w14:paraId="0EAD2278" w14:textId="77777777" w:rsidTr="0038078C">
              <w:tc>
                <w:tcPr>
                  <w:tcW w:w="1614" w:type="dxa"/>
                </w:tcPr>
                <w:p w14:paraId="4E61E3E0" w14:textId="6FABA681" w:rsidR="00033802" w:rsidRPr="005E6667" w:rsidRDefault="00033802" w:rsidP="00E27439">
                  <w:pPr>
                    <w:tabs>
                      <w:tab w:val="left" w:pos="426"/>
                    </w:tabs>
                    <w:spacing w:after="0" w:line="240" w:lineRule="auto"/>
                    <w:contextualSpacing/>
                    <w:jc w:val="center"/>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«Сенім білдірілген өкіл (агент)»</w:t>
                  </w:r>
                </w:p>
              </w:tc>
              <w:tc>
                <w:tcPr>
                  <w:tcW w:w="3376" w:type="dxa"/>
                </w:tcPr>
                <w:p w14:paraId="1C6FF8EB" w14:textId="4C9142B5" w:rsidR="001556EA" w:rsidRPr="0038078C" w:rsidRDefault="0038078C" w:rsidP="00033802">
                  <w:pPr>
                    <w:pStyle w:val="a6"/>
                    <w:ind w:right="210"/>
                    <w:contextualSpacing/>
                    <w:rPr>
                      <w:i w:val="0"/>
                      <w:iCs w:val="0"/>
                      <w:lang w:val="kk-KZ"/>
                    </w:rPr>
                  </w:pPr>
                  <w:r w:rsidRPr="0038078C">
                    <w:rPr>
                      <w:i w:val="0"/>
                      <w:iCs w:val="0"/>
                      <w:lang w:val="kk-KZ"/>
                    </w:rPr>
                    <w:t xml:space="preserve">Деректемелер </w:t>
                  </w:r>
                </w:p>
              </w:tc>
            </w:tr>
            <w:tr w:rsidR="005E6667" w:rsidRPr="005E6667" w14:paraId="05EB7920" w14:textId="77777777" w:rsidTr="0038078C">
              <w:tc>
                <w:tcPr>
                  <w:tcW w:w="1614" w:type="dxa"/>
                </w:tcPr>
                <w:p w14:paraId="0CB809C1" w14:textId="77777777" w:rsidR="00C05D6A" w:rsidRPr="005E6667" w:rsidRDefault="00C05D6A" w:rsidP="00E27439">
                  <w:pPr>
                    <w:tabs>
                      <w:tab w:val="left" w:pos="426"/>
                    </w:tabs>
                    <w:spacing w:after="0" w:line="240" w:lineRule="auto"/>
                    <w:jc w:val="center"/>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Қарыз алушы</w:t>
                  </w:r>
                </w:p>
              </w:tc>
              <w:tc>
                <w:tcPr>
                  <w:tcW w:w="3376" w:type="dxa"/>
                </w:tcPr>
                <w:p w14:paraId="7FAFF8F2" w14:textId="77777777" w:rsidR="0038078C" w:rsidRDefault="0038078C" w:rsidP="002C1DFA">
                  <w:pPr>
                    <w:spacing w:after="0" w:line="240" w:lineRule="auto"/>
                    <w:contextualSpacing/>
                    <w:jc w:val="both"/>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Деректемелер</w:t>
                  </w:r>
                  <w:r w:rsidRPr="005E6667">
                    <w:rPr>
                      <w:rFonts w:ascii="Times New Roman" w:eastAsia="Times New Roman" w:hAnsi="Times New Roman" w:cs="Times New Roman"/>
                      <w:sz w:val="24"/>
                      <w:szCs w:val="24"/>
                      <w:lang w:val="kk-KZ"/>
                    </w:rPr>
                    <w:t xml:space="preserve"> </w:t>
                  </w:r>
                </w:p>
                <w:p w14:paraId="6DBDC15C" w14:textId="77777777" w:rsidR="0038078C" w:rsidRPr="0038078C" w:rsidRDefault="002C1DFA" w:rsidP="002C1DFA">
                  <w:pPr>
                    <w:spacing w:after="0" w:line="240" w:lineRule="auto"/>
                    <w:contextualSpacing/>
                    <w:jc w:val="both"/>
                    <w:rPr>
                      <w:rFonts w:ascii="Times New Roman" w:eastAsiaTheme="minorHAnsi" w:hAnsi="Times New Roman" w:cs="Times New Roman"/>
                      <w:iCs/>
                      <w:sz w:val="24"/>
                      <w:szCs w:val="24"/>
                      <w:lang w:val="kk-KZ" w:eastAsia="en-US"/>
                    </w:rPr>
                  </w:pPr>
                  <w:r w:rsidRPr="005E6667">
                    <w:rPr>
                      <w:rFonts w:ascii="Times New Roman" w:eastAsiaTheme="minorHAnsi" w:hAnsi="Times New Roman" w:cs="Times New Roman"/>
                      <w:iCs/>
                      <w:sz w:val="24"/>
                      <w:szCs w:val="24"/>
                      <w:lang w:val="kk-KZ" w:eastAsia="en-US"/>
                    </w:rPr>
                    <w:t>Эл</w:t>
                  </w:r>
                  <w:r w:rsidRPr="005E6667">
                    <w:rPr>
                      <w:rFonts w:ascii="Times New Roman" w:eastAsiaTheme="minorHAnsi" w:hAnsi="Times New Roman" w:cs="Times New Roman"/>
                      <w:i/>
                      <w:iCs/>
                      <w:sz w:val="24"/>
                      <w:szCs w:val="24"/>
                      <w:lang w:val="kk-KZ" w:eastAsia="en-US"/>
                    </w:rPr>
                    <w:t xml:space="preserve">. </w:t>
                  </w:r>
                  <w:r w:rsidRPr="005E6667">
                    <w:rPr>
                      <w:rFonts w:ascii="Times New Roman" w:eastAsiaTheme="minorHAnsi" w:hAnsi="Times New Roman" w:cs="Times New Roman"/>
                      <w:iCs/>
                      <w:sz w:val="24"/>
                      <w:szCs w:val="24"/>
                      <w:lang w:val="kk-KZ" w:eastAsia="en-US"/>
                    </w:rPr>
                    <w:t xml:space="preserve">мекен жайы: </w:t>
                  </w:r>
                  <w:r w:rsidR="0038078C" w:rsidRPr="0038078C">
                    <w:rPr>
                      <w:rFonts w:ascii="Times New Roman" w:eastAsiaTheme="minorHAnsi" w:hAnsi="Times New Roman" w:cs="Times New Roman"/>
                      <w:iCs/>
                      <w:sz w:val="24"/>
                      <w:szCs w:val="24"/>
                      <w:lang w:val="kk-KZ" w:eastAsia="en-US"/>
                    </w:rPr>
                    <w:t>__________</w:t>
                  </w:r>
                </w:p>
                <w:p w14:paraId="4A9CB2C1" w14:textId="2BD3B508" w:rsidR="007520B2" w:rsidRPr="005E6667" w:rsidRDefault="007520B2" w:rsidP="002C1DFA">
                  <w:pPr>
                    <w:spacing w:after="0" w:line="240" w:lineRule="auto"/>
                    <w:contextualSpacing/>
                    <w:jc w:val="both"/>
                    <w:rPr>
                      <w:rFonts w:ascii="Times New Roman" w:hAnsi="Times New Roman" w:cs="Times New Roman"/>
                      <w:sz w:val="24"/>
                      <w:szCs w:val="24"/>
                      <w:lang w:val="kk-KZ"/>
                    </w:rPr>
                  </w:pPr>
                  <w:r w:rsidRPr="005E6667">
                    <w:rPr>
                      <w:rFonts w:ascii="Times New Roman" w:hAnsi="Times New Roman" w:cs="Times New Roman"/>
                      <w:sz w:val="24"/>
                      <w:szCs w:val="24"/>
                      <w:lang w:val="kk-KZ"/>
                    </w:rPr>
                    <w:t>Байланыс нөмірі:</w:t>
                  </w:r>
                  <w:r w:rsidR="00190AC1" w:rsidRPr="005E6667">
                    <w:rPr>
                      <w:rFonts w:ascii="Times New Roman" w:hAnsi="Times New Roman" w:cs="Times New Roman"/>
                      <w:sz w:val="24"/>
                      <w:szCs w:val="24"/>
                      <w:lang w:val="kk-KZ"/>
                    </w:rPr>
                    <w:t xml:space="preserve"> </w:t>
                  </w:r>
                  <w:r w:rsidR="0038078C" w:rsidRPr="0038078C">
                    <w:rPr>
                      <w:rFonts w:ascii="Times New Roman" w:eastAsiaTheme="minorHAnsi" w:hAnsi="Times New Roman" w:cs="Times New Roman"/>
                      <w:iCs/>
                      <w:sz w:val="24"/>
                      <w:szCs w:val="24"/>
                      <w:lang w:val="kk-KZ" w:eastAsia="en-US"/>
                    </w:rPr>
                    <w:t>__________</w:t>
                  </w:r>
                </w:p>
                <w:p w14:paraId="25BAB3A8" w14:textId="77777777" w:rsidR="00FC79F0" w:rsidRPr="005E6667" w:rsidRDefault="00FC79F0" w:rsidP="002C1DFA">
                  <w:pPr>
                    <w:spacing w:after="0" w:line="240" w:lineRule="auto"/>
                    <w:contextualSpacing/>
                    <w:jc w:val="both"/>
                    <w:rPr>
                      <w:rFonts w:ascii="Times New Roman" w:hAnsi="Times New Roman" w:cs="Times New Roman"/>
                      <w:sz w:val="24"/>
                      <w:szCs w:val="24"/>
                      <w:lang w:val="kk-KZ"/>
                    </w:rPr>
                  </w:pPr>
                </w:p>
                <w:p w14:paraId="4CA1A5CF" w14:textId="43D23D7E" w:rsidR="00FC79F0" w:rsidRPr="005E6667" w:rsidRDefault="00FC79F0" w:rsidP="00FC79F0">
                  <w:pPr>
                    <w:keepNext/>
                    <w:keepLines/>
                    <w:spacing w:after="0" w:line="240" w:lineRule="auto"/>
                    <w:jc w:val="both"/>
                    <w:rPr>
                      <w:rFonts w:ascii="Times New Roman" w:hAnsi="Times New Roman" w:cs="Times New Roman"/>
                      <w:noProof/>
                      <w:sz w:val="24"/>
                      <w:szCs w:val="24"/>
                      <w:lang w:val="kk-KZ"/>
                    </w:rPr>
                  </w:pPr>
                  <w:r w:rsidRPr="005E6667">
                    <w:rPr>
                      <w:rFonts w:ascii="Times New Roman" w:hAnsi="Times New Roman" w:cs="Times New Roman"/>
                      <w:noProof/>
                      <w:sz w:val="24"/>
                      <w:szCs w:val="24"/>
                      <w:lang w:val="kk-KZ"/>
                    </w:rPr>
                    <w:t xml:space="preserve">ЖСК: </w:t>
                  </w:r>
                  <w:r w:rsidR="0038078C" w:rsidRPr="0038078C">
                    <w:rPr>
                      <w:rFonts w:ascii="Times New Roman" w:eastAsiaTheme="minorHAnsi" w:hAnsi="Times New Roman" w:cs="Times New Roman"/>
                      <w:iCs/>
                      <w:sz w:val="24"/>
                      <w:szCs w:val="24"/>
                      <w:lang w:val="kk-KZ" w:eastAsia="en-US"/>
                    </w:rPr>
                    <w:t>__________</w:t>
                  </w:r>
                </w:p>
                <w:p w14:paraId="349F0D12" w14:textId="77777777" w:rsidR="0038078C" w:rsidRPr="0038078C" w:rsidRDefault="00FC79F0" w:rsidP="005E6667">
                  <w:pPr>
                    <w:tabs>
                      <w:tab w:val="left" w:pos="426"/>
                    </w:tabs>
                    <w:spacing w:after="0" w:line="240" w:lineRule="auto"/>
                    <w:jc w:val="both"/>
                    <w:rPr>
                      <w:rFonts w:ascii="Times New Roman" w:eastAsiaTheme="minorHAnsi" w:hAnsi="Times New Roman" w:cs="Times New Roman"/>
                      <w:iCs/>
                      <w:sz w:val="24"/>
                      <w:szCs w:val="24"/>
                      <w:lang w:val="kk-KZ" w:eastAsia="en-US"/>
                    </w:rPr>
                  </w:pPr>
                  <w:r w:rsidRPr="005E6667">
                    <w:rPr>
                      <w:rFonts w:ascii="Times New Roman" w:hAnsi="Times New Roman" w:cs="Times New Roman"/>
                      <w:noProof/>
                      <w:sz w:val="24"/>
                      <w:szCs w:val="24"/>
                      <w:lang w:val="kk-KZ"/>
                    </w:rPr>
                    <w:t xml:space="preserve">Банктің атауы: </w:t>
                  </w:r>
                  <w:r w:rsidR="0038078C" w:rsidRPr="0038078C">
                    <w:rPr>
                      <w:rFonts w:ascii="Times New Roman" w:eastAsiaTheme="minorHAnsi" w:hAnsi="Times New Roman" w:cs="Times New Roman"/>
                      <w:iCs/>
                      <w:sz w:val="24"/>
                      <w:szCs w:val="24"/>
                      <w:lang w:val="kk-KZ" w:eastAsia="en-US"/>
                    </w:rPr>
                    <w:t>__________</w:t>
                  </w:r>
                </w:p>
                <w:p w14:paraId="06D3EDFC" w14:textId="77777777" w:rsidR="001E34EC" w:rsidRDefault="005E6667" w:rsidP="005E6667">
                  <w:pPr>
                    <w:tabs>
                      <w:tab w:val="left" w:pos="426"/>
                    </w:tabs>
                    <w:spacing w:after="0" w:line="240" w:lineRule="auto"/>
                    <w:jc w:val="both"/>
                    <w:rPr>
                      <w:rFonts w:ascii="Times New Roman" w:eastAsiaTheme="minorHAnsi" w:hAnsi="Times New Roman" w:cs="Times New Roman"/>
                      <w:iCs/>
                      <w:sz w:val="24"/>
                      <w:szCs w:val="24"/>
                      <w:lang w:eastAsia="en-US"/>
                    </w:rPr>
                  </w:pPr>
                  <w:r w:rsidRPr="005E6667">
                    <w:rPr>
                      <w:rFonts w:ascii="Times New Roman" w:hAnsi="Times New Roman" w:cs="Times New Roman"/>
                      <w:noProof/>
                      <w:sz w:val="24"/>
                      <w:szCs w:val="24"/>
                      <w:lang w:val="kk-KZ"/>
                    </w:rPr>
                    <w:t>БСК</w:t>
                  </w:r>
                  <w:r w:rsidRPr="005E6667">
                    <w:rPr>
                      <w:rFonts w:ascii="Times New Roman" w:hAnsi="Times New Roman" w:cs="Times New Roman"/>
                      <w:iCs/>
                      <w:noProof/>
                      <w:sz w:val="24"/>
                      <w:szCs w:val="24"/>
                      <w:lang w:val="kk-KZ"/>
                    </w:rPr>
                    <w:t>:</w:t>
                  </w:r>
                  <w:r w:rsidRPr="005E6667">
                    <w:rPr>
                      <w:rFonts w:ascii="Times New Roman" w:hAnsi="Times New Roman" w:cs="Times New Roman"/>
                      <w:noProof/>
                      <w:sz w:val="24"/>
                      <w:szCs w:val="24"/>
                      <w:lang w:val="kk-KZ"/>
                    </w:rPr>
                    <w:t xml:space="preserve"> Банка:</w:t>
                  </w:r>
                  <w:r w:rsidRPr="005E6667">
                    <w:rPr>
                      <w:rFonts w:ascii="Times New Roman" w:hAnsi="Times New Roman" w:cs="Times New Roman"/>
                      <w:bCs/>
                      <w:iCs/>
                      <w:noProof/>
                      <w:sz w:val="24"/>
                      <w:szCs w:val="24"/>
                      <w:lang w:val="kk-KZ"/>
                    </w:rPr>
                    <w:t xml:space="preserve"> </w:t>
                  </w:r>
                  <w:r w:rsidR="0038078C">
                    <w:rPr>
                      <w:rFonts w:ascii="Times New Roman" w:eastAsiaTheme="minorHAnsi" w:hAnsi="Times New Roman" w:cs="Times New Roman"/>
                      <w:iCs/>
                      <w:sz w:val="24"/>
                      <w:szCs w:val="24"/>
                      <w:lang w:eastAsia="en-US"/>
                    </w:rPr>
                    <w:t>__________</w:t>
                  </w:r>
                </w:p>
                <w:p w14:paraId="3922C4FA" w14:textId="2D6B3E47" w:rsidR="0038078C" w:rsidRPr="005E6667" w:rsidRDefault="0038078C" w:rsidP="005E6667">
                  <w:pPr>
                    <w:tabs>
                      <w:tab w:val="left" w:pos="426"/>
                    </w:tabs>
                    <w:spacing w:after="0" w:line="240" w:lineRule="auto"/>
                    <w:jc w:val="both"/>
                    <w:rPr>
                      <w:rFonts w:ascii="Times New Roman" w:eastAsia="Times New Roman" w:hAnsi="Times New Roman" w:cs="Times New Roman"/>
                      <w:sz w:val="24"/>
                      <w:szCs w:val="24"/>
                      <w:lang w:val="kk-KZ"/>
                    </w:rPr>
                  </w:pPr>
                </w:p>
              </w:tc>
            </w:tr>
          </w:tbl>
          <w:p w14:paraId="35926CFC" w14:textId="77777777" w:rsidR="00C05D6A" w:rsidRPr="005E6667" w:rsidRDefault="00C05D6A" w:rsidP="00E27439">
            <w:pPr>
              <w:rPr>
                <w:rFonts w:ascii="Times New Roman" w:eastAsia="Times New Roman" w:hAnsi="Times New Roman" w:cs="Times New Roman"/>
                <w:sz w:val="24"/>
                <w:szCs w:val="24"/>
                <w:lang w:val="kk-KZ"/>
              </w:rPr>
            </w:pPr>
          </w:p>
        </w:tc>
        <w:tc>
          <w:tcPr>
            <w:tcW w:w="5499" w:type="dxa"/>
          </w:tcPr>
          <w:p w14:paraId="29AC71FC" w14:textId="40506251" w:rsidR="001A61E1" w:rsidRPr="005E6667" w:rsidRDefault="0046171F" w:rsidP="00E27439">
            <w:pPr>
              <w:tabs>
                <w:tab w:val="left" w:pos="426"/>
              </w:tabs>
              <w:jc w:val="center"/>
              <w:rPr>
                <w:rFonts w:ascii="Times New Roman" w:eastAsia="Times New Roman" w:hAnsi="Times New Roman" w:cs="Times New Roman"/>
                <w:b/>
                <w:bCs/>
                <w:sz w:val="24"/>
                <w:szCs w:val="24"/>
                <w:lang w:val="kk-KZ"/>
              </w:rPr>
            </w:pPr>
            <w:r w:rsidRPr="0046171F">
              <w:rPr>
                <w:rFonts w:ascii="Times New Roman" w:eastAsia="Times New Roman" w:hAnsi="Times New Roman" w:cs="Times New Roman"/>
                <w:b/>
                <w:sz w:val="24"/>
                <w:szCs w:val="24"/>
                <w:lang w:val="kk-KZ"/>
              </w:rPr>
              <w:lastRenderedPageBreak/>
              <w:t>ДОГОВОР О ПРЕДОСТАВЛЕНИИ КРЕДИТА (для сельскохозяйственного производственного кооператива) №_</w:t>
            </w:r>
            <w:r w:rsidR="009B465A">
              <w:rPr>
                <w:rFonts w:ascii="Times New Roman" w:hAnsi="Times New Roman" w:cs="Times New Roman"/>
                <w:b/>
                <w:bCs/>
                <w:sz w:val="24"/>
                <w:szCs w:val="24"/>
              </w:rPr>
              <w:t>______</w:t>
            </w:r>
            <w:r w:rsidR="000825EE" w:rsidRPr="005E6667">
              <w:rPr>
                <w:rFonts w:ascii="Times New Roman" w:hAnsi="Times New Roman" w:cs="Times New Roman"/>
                <w:b/>
                <w:bCs/>
                <w:sz w:val="24"/>
                <w:szCs w:val="24"/>
                <w:lang w:val="kk-KZ"/>
              </w:rPr>
              <w:t xml:space="preserve"> </w:t>
            </w:r>
            <w:r w:rsidR="001A61E1" w:rsidRPr="005E6667">
              <w:rPr>
                <w:rFonts w:ascii="Times New Roman" w:eastAsia="Times New Roman" w:hAnsi="Times New Roman" w:cs="Times New Roman"/>
                <w:b/>
                <w:bCs/>
                <w:sz w:val="24"/>
                <w:szCs w:val="24"/>
                <w:lang w:val="kk-KZ"/>
              </w:rPr>
              <w:t xml:space="preserve">      </w:t>
            </w:r>
          </w:p>
          <w:p w14:paraId="579D9435" w14:textId="258BD529" w:rsidR="00C05D6A" w:rsidRDefault="001A61E1" w:rsidP="00E27439">
            <w:pPr>
              <w:tabs>
                <w:tab w:val="left" w:pos="426"/>
              </w:tabs>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      </w:t>
            </w:r>
            <w:r w:rsidR="00C05D6A" w:rsidRPr="005E6667">
              <w:rPr>
                <w:rFonts w:ascii="Times New Roman" w:eastAsia="Times New Roman" w:hAnsi="Times New Roman" w:cs="Times New Roman"/>
                <w:sz w:val="24"/>
                <w:szCs w:val="24"/>
                <w:lang w:val="kk-KZ"/>
              </w:rPr>
              <w:t xml:space="preserve">г. </w:t>
            </w:r>
            <w:r w:rsidR="00F874BE" w:rsidRPr="005E6667">
              <w:rPr>
                <w:rFonts w:ascii="Times New Roman" w:eastAsia="Times New Roman" w:hAnsi="Times New Roman" w:cs="Times New Roman"/>
                <w:sz w:val="24"/>
                <w:szCs w:val="24"/>
                <w:lang w:val="kk-KZ"/>
              </w:rPr>
              <w:t>А</w:t>
            </w:r>
            <w:r w:rsidR="00E20981" w:rsidRPr="005E6667">
              <w:rPr>
                <w:rFonts w:ascii="Times New Roman" w:eastAsia="Times New Roman" w:hAnsi="Times New Roman" w:cs="Times New Roman"/>
                <w:sz w:val="24"/>
                <w:szCs w:val="24"/>
                <w:lang w:val="kk-KZ"/>
              </w:rPr>
              <w:t>кто</w:t>
            </w:r>
            <w:r w:rsidR="00F874BE" w:rsidRPr="005E6667">
              <w:rPr>
                <w:rFonts w:ascii="Times New Roman" w:eastAsia="Times New Roman" w:hAnsi="Times New Roman" w:cs="Times New Roman"/>
                <w:sz w:val="24"/>
                <w:szCs w:val="24"/>
                <w:lang w:val="kk-KZ"/>
              </w:rPr>
              <w:t>бе</w:t>
            </w:r>
            <w:r w:rsidRPr="005E6667">
              <w:rPr>
                <w:rFonts w:ascii="Times New Roman" w:eastAsia="Times New Roman" w:hAnsi="Times New Roman" w:cs="Times New Roman"/>
                <w:sz w:val="24"/>
                <w:szCs w:val="24"/>
                <w:lang w:val="kk-KZ"/>
              </w:rPr>
              <w:t xml:space="preserve">                                 </w:t>
            </w:r>
            <w:r w:rsidR="009B465A">
              <w:rPr>
                <w:rFonts w:ascii="Times New Roman" w:hAnsi="Times New Roman" w:cs="Times New Roman"/>
                <w:b/>
                <w:bCs/>
                <w:sz w:val="24"/>
                <w:szCs w:val="24"/>
              </w:rPr>
              <w:t xml:space="preserve">_______ </w:t>
            </w:r>
            <w:r w:rsidR="00C05D6A" w:rsidRPr="005E6667">
              <w:rPr>
                <w:rFonts w:ascii="Times New Roman" w:eastAsia="Times New Roman" w:hAnsi="Times New Roman" w:cs="Times New Roman"/>
                <w:sz w:val="24"/>
                <w:szCs w:val="24"/>
                <w:lang w:val="kk-KZ"/>
              </w:rPr>
              <w:t>г.</w:t>
            </w:r>
          </w:p>
          <w:p w14:paraId="007D4AC2" w14:textId="77777777" w:rsidR="0046171F" w:rsidRPr="005E6667" w:rsidRDefault="0046171F" w:rsidP="00E27439">
            <w:pPr>
              <w:tabs>
                <w:tab w:val="left" w:pos="426"/>
              </w:tabs>
              <w:rPr>
                <w:rFonts w:ascii="Times New Roman" w:eastAsia="Times New Roman" w:hAnsi="Times New Roman" w:cs="Times New Roman"/>
                <w:sz w:val="24"/>
                <w:szCs w:val="24"/>
                <w:lang w:val="kk-KZ"/>
              </w:rPr>
            </w:pPr>
          </w:p>
          <w:p w14:paraId="7A0C8E6C" w14:textId="77777777" w:rsidR="000B4D8C" w:rsidRPr="005E6667" w:rsidRDefault="000B4D8C" w:rsidP="00E27439">
            <w:pPr>
              <w:tabs>
                <w:tab w:val="left" w:pos="426"/>
              </w:tabs>
              <w:rPr>
                <w:rFonts w:ascii="Times New Roman" w:eastAsia="Times New Roman" w:hAnsi="Times New Roman" w:cs="Times New Roman"/>
                <w:sz w:val="24"/>
                <w:szCs w:val="24"/>
                <w:lang w:val="kk-KZ"/>
              </w:rPr>
            </w:pPr>
          </w:p>
          <w:p w14:paraId="7CA30E93" w14:textId="466F8D3D" w:rsidR="008A66EB" w:rsidRPr="005E6667" w:rsidRDefault="00204BF5" w:rsidP="00E27439">
            <w:pPr>
              <w:pStyle w:val="a6"/>
              <w:ind w:right="-5" w:firstLine="317"/>
              <w:contextualSpacing/>
              <w:rPr>
                <w:i w:val="0"/>
                <w:iCs w:val="0"/>
                <w:lang w:val="kk-KZ"/>
              </w:rPr>
            </w:pPr>
            <w:r w:rsidRPr="005E6667">
              <w:rPr>
                <w:b/>
                <w:i w:val="0"/>
                <w:iCs w:val="0"/>
                <w:lang w:val="kk-KZ"/>
              </w:rPr>
              <w:t xml:space="preserve">Государственное учреждение </w:t>
            </w:r>
            <w:r w:rsidRPr="005E6667">
              <w:rPr>
                <w:b/>
                <w:i w:val="0"/>
                <w:iCs w:val="0"/>
              </w:rPr>
              <w:t xml:space="preserve">«Управление сельского хозяйства </w:t>
            </w:r>
            <w:r w:rsidRPr="005E6667">
              <w:rPr>
                <w:b/>
                <w:i w:val="0"/>
                <w:iCs w:val="0"/>
                <w:lang w:val="kk-KZ"/>
              </w:rPr>
              <w:t>Актюбинской</w:t>
            </w:r>
            <w:r w:rsidRPr="005E6667">
              <w:rPr>
                <w:b/>
                <w:i w:val="0"/>
                <w:iCs w:val="0"/>
              </w:rPr>
              <w:t xml:space="preserve"> области»</w:t>
            </w:r>
            <w:r w:rsidRPr="005E6667">
              <w:rPr>
                <w:i w:val="0"/>
                <w:iCs w:val="0"/>
              </w:rPr>
              <w:t xml:space="preserve">, именуемое в дальнейшем </w:t>
            </w:r>
            <w:r w:rsidRPr="005E6667">
              <w:rPr>
                <w:b/>
                <w:i w:val="0"/>
                <w:iCs w:val="0"/>
              </w:rPr>
              <w:t>«За</w:t>
            </w:r>
            <w:r w:rsidRPr="005E6667">
              <w:rPr>
                <w:b/>
                <w:i w:val="0"/>
                <w:iCs w:val="0"/>
                <w:lang w:val="kk-KZ"/>
              </w:rPr>
              <w:t>ймодатель»</w:t>
            </w:r>
            <w:r w:rsidRPr="005E6667">
              <w:rPr>
                <w:i w:val="0"/>
                <w:iCs w:val="0"/>
              </w:rPr>
              <w:t xml:space="preserve"> </w:t>
            </w:r>
            <w:r w:rsidR="002B76AB" w:rsidRPr="00A73F1F">
              <w:rPr>
                <w:i w:val="0"/>
                <w:iCs w:val="0"/>
                <w:lang w:val="kk-KZ"/>
              </w:rPr>
              <w:t xml:space="preserve">в лице </w:t>
            </w:r>
            <w:r w:rsidR="00DE1E69">
              <w:rPr>
                <w:i w:val="0"/>
                <w:iCs w:val="0"/>
                <w:lang w:val="kk-KZ"/>
              </w:rPr>
              <w:t>_______________________</w:t>
            </w:r>
            <w:r w:rsidR="002B76AB" w:rsidRPr="00A73F1F">
              <w:rPr>
                <w:i w:val="0"/>
                <w:iCs w:val="0"/>
                <w:lang w:val="kk-KZ"/>
              </w:rPr>
              <w:t xml:space="preserve"> </w:t>
            </w:r>
            <w:r w:rsidR="002B76AB" w:rsidRPr="009E2EF1">
              <w:rPr>
                <w:i w:val="0"/>
                <w:iCs w:val="0"/>
                <w:lang w:val="kk-KZ"/>
              </w:rPr>
              <w:t xml:space="preserve">действующего на основании </w:t>
            </w:r>
            <w:r w:rsidR="002B76AB">
              <w:rPr>
                <w:i w:val="0"/>
                <w:iCs w:val="0"/>
                <w:lang w:val="kk-KZ"/>
              </w:rPr>
              <w:t>доверенности</w:t>
            </w:r>
            <w:r w:rsidR="002B76AB" w:rsidRPr="009E2EF1">
              <w:rPr>
                <w:b/>
                <w:i w:val="0"/>
                <w:iCs w:val="0"/>
                <w:lang w:val="kk-KZ"/>
              </w:rPr>
              <w:t xml:space="preserve"> </w:t>
            </w:r>
            <w:r w:rsidR="002B76AB" w:rsidRPr="009E2EF1">
              <w:rPr>
                <w:i w:val="0"/>
                <w:iCs w:val="0"/>
                <w:lang w:val="kk-KZ"/>
              </w:rPr>
              <w:t>№</w:t>
            </w:r>
            <w:r w:rsidR="00DE1E69">
              <w:rPr>
                <w:i w:val="0"/>
                <w:iCs w:val="0"/>
                <w:lang w:val="kk-KZ"/>
              </w:rPr>
              <w:t>_______</w:t>
            </w:r>
            <w:r w:rsidR="002B76AB" w:rsidRPr="0080121E">
              <w:rPr>
                <w:i w:val="0"/>
                <w:iCs w:val="0"/>
                <w:lang w:val="kk-KZ"/>
              </w:rPr>
              <w:t xml:space="preserve"> от «</w:t>
            </w:r>
            <w:r w:rsidR="00DE1E69">
              <w:rPr>
                <w:i w:val="0"/>
                <w:iCs w:val="0"/>
                <w:lang w:val="kk-KZ"/>
              </w:rPr>
              <w:t>___</w:t>
            </w:r>
            <w:r w:rsidR="002B76AB" w:rsidRPr="0080121E">
              <w:rPr>
                <w:i w:val="0"/>
                <w:iCs w:val="0"/>
                <w:lang w:val="kk-KZ"/>
              </w:rPr>
              <w:t>»</w:t>
            </w:r>
            <w:r w:rsidR="002B76AB">
              <w:rPr>
                <w:i w:val="0"/>
                <w:iCs w:val="0"/>
                <w:lang w:val="kk-KZ"/>
              </w:rPr>
              <w:t xml:space="preserve"> </w:t>
            </w:r>
            <w:r w:rsidR="00DE1E69">
              <w:rPr>
                <w:i w:val="0"/>
                <w:iCs w:val="0"/>
                <w:lang w:val="kk-KZ"/>
              </w:rPr>
              <w:t>_______</w:t>
            </w:r>
            <w:r w:rsidR="002B76AB">
              <w:rPr>
                <w:i w:val="0"/>
                <w:iCs w:val="0"/>
                <w:lang w:val="kk-KZ"/>
              </w:rPr>
              <w:t xml:space="preserve"> </w:t>
            </w:r>
            <w:r w:rsidR="002B76AB" w:rsidRPr="009E2EF1">
              <w:rPr>
                <w:i w:val="0"/>
                <w:iCs w:val="0"/>
                <w:lang w:val="kk-KZ"/>
              </w:rPr>
              <w:t xml:space="preserve"> 202</w:t>
            </w:r>
            <w:r w:rsidR="00DE1E69">
              <w:rPr>
                <w:i w:val="0"/>
                <w:iCs w:val="0"/>
                <w:lang w:val="kk-KZ"/>
              </w:rPr>
              <w:t>__</w:t>
            </w:r>
            <w:r w:rsidR="002B76AB" w:rsidRPr="009E2EF1">
              <w:rPr>
                <w:i w:val="0"/>
                <w:iCs w:val="0"/>
                <w:lang w:val="kk-KZ"/>
              </w:rPr>
              <w:t xml:space="preserve"> года</w:t>
            </w:r>
            <w:r w:rsidR="001A67FF" w:rsidRPr="001A67FF">
              <w:rPr>
                <w:i w:val="0"/>
                <w:iCs w:val="0"/>
                <w:lang w:val="x-none"/>
              </w:rPr>
              <w:t>, с одной стороны</w:t>
            </w:r>
            <w:r w:rsidRPr="005E6667">
              <w:rPr>
                <w:i w:val="0"/>
                <w:iCs w:val="0"/>
              </w:rPr>
              <w:t>,</w:t>
            </w:r>
            <w:r w:rsidRPr="005E6667">
              <w:rPr>
                <w:i w:val="0"/>
                <w:iCs w:val="0"/>
                <w:lang w:val="kk-KZ"/>
              </w:rPr>
              <w:t xml:space="preserve"> и</w:t>
            </w:r>
          </w:p>
          <w:p w14:paraId="1C335DE7" w14:textId="20016808" w:rsidR="000B4D8C" w:rsidRPr="005E6667" w:rsidRDefault="000B4D8C" w:rsidP="00E27439">
            <w:pPr>
              <w:pStyle w:val="a6"/>
              <w:contextualSpacing/>
              <w:rPr>
                <w:i w:val="0"/>
                <w:iCs w:val="0"/>
              </w:rPr>
            </w:pPr>
            <w:r w:rsidRPr="005E6667">
              <w:rPr>
                <w:b/>
                <w:i w:val="0"/>
                <w:iCs w:val="0"/>
              </w:rPr>
              <w:t xml:space="preserve">    Акционерное общество «Социально-предпринимательская корпорация «А</w:t>
            </w:r>
            <w:r w:rsidRPr="005E6667">
              <w:rPr>
                <w:b/>
                <w:i w:val="0"/>
                <w:iCs w:val="0"/>
                <w:lang w:val="kk-KZ"/>
              </w:rPr>
              <w:t>ктобе</w:t>
            </w:r>
            <w:r w:rsidRPr="005E6667">
              <w:rPr>
                <w:b/>
                <w:i w:val="0"/>
                <w:iCs w:val="0"/>
              </w:rPr>
              <w:t>»,</w:t>
            </w:r>
            <w:r w:rsidRPr="005E6667">
              <w:rPr>
                <w:i w:val="0"/>
                <w:iCs w:val="0"/>
              </w:rPr>
              <w:t xml:space="preserve"> именуемое в дальнейшем </w:t>
            </w:r>
            <w:r w:rsidRPr="005E6667">
              <w:rPr>
                <w:b/>
                <w:i w:val="0"/>
                <w:iCs w:val="0"/>
              </w:rPr>
              <w:t xml:space="preserve">«Поверенный (агент)» </w:t>
            </w:r>
            <w:r w:rsidR="00416B27" w:rsidRPr="00416B27">
              <w:rPr>
                <w:i w:val="0"/>
                <w:iCs w:val="0"/>
              </w:rPr>
              <w:t xml:space="preserve">в </w:t>
            </w:r>
            <w:r w:rsidR="00416B27" w:rsidRPr="00416B27">
              <w:rPr>
                <w:bCs/>
                <w:i w:val="0"/>
                <w:iCs w:val="0"/>
                <w:lang w:val="kk-KZ"/>
              </w:rPr>
              <w:t xml:space="preserve">лице </w:t>
            </w:r>
            <w:r w:rsidR="00DE1E69">
              <w:rPr>
                <w:bCs/>
                <w:i w:val="0"/>
                <w:iCs w:val="0"/>
                <w:lang w:val="kk-KZ"/>
              </w:rPr>
              <w:t>________________,</w:t>
            </w:r>
            <w:r w:rsidR="00416B27" w:rsidRPr="00416B27">
              <w:rPr>
                <w:b/>
                <w:i w:val="0"/>
                <w:iCs w:val="0"/>
                <w:lang w:val="kk-KZ"/>
              </w:rPr>
              <w:t xml:space="preserve"> </w:t>
            </w:r>
            <w:r w:rsidR="00416B27" w:rsidRPr="00416B27">
              <w:rPr>
                <w:bCs/>
                <w:i w:val="0"/>
                <w:iCs w:val="0"/>
                <w:lang w:val="kk-KZ"/>
              </w:rPr>
              <w:t>действующего на основании доверенности №</w:t>
            </w:r>
            <w:r w:rsidR="00DE1E69">
              <w:rPr>
                <w:bCs/>
                <w:i w:val="0"/>
                <w:iCs w:val="0"/>
                <w:lang w:val="kk-KZ"/>
              </w:rPr>
              <w:t>___</w:t>
            </w:r>
            <w:r w:rsidR="00416B27" w:rsidRPr="00416B27">
              <w:rPr>
                <w:bCs/>
                <w:i w:val="0"/>
                <w:iCs w:val="0"/>
                <w:lang w:val="kk-KZ"/>
              </w:rPr>
              <w:t xml:space="preserve"> от </w:t>
            </w:r>
            <w:r w:rsidR="00416B27" w:rsidRPr="00416B27">
              <w:rPr>
                <w:bCs/>
                <w:i w:val="0"/>
                <w:iCs w:val="0"/>
              </w:rPr>
              <w:t>«</w:t>
            </w:r>
            <w:r w:rsidR="00DE1E69">
              <w:rPr>
                <w:bCs/>
                <w:i w:val="0"/>
                <w:iCs w:val="0"/>
              </w:rPr>
              <w:t>___</w:t>
            </w:r>
            <w:r w:rsidR="00416B27" w:rsidRPr="00416B27">
              <w:rPr>
                <w:bCs/>
                <w:i w:val="0"/>
                <w:iCs w:val="0"/>
              </w:rPr>
              <w:t xml:space="preserve">» </w:t>
            </w:r>
            <w:r w:rsidR="00DE1E69">
              <w:rPr>
                <w:bCs/>
                <w:i w:val="0"/>
                <w:iCs w:val="0"/>
              </w:rPr>
              <w:t>______</w:t>
            </w:r>
            <w:r w:rsidR="00416B27" w:rsidRPr="00416B27">
              <w:rPr>
                <w:bCs/>
                <w:i w:val="0"/>
                <w:iCs w:val="0"/>
              </w:rPr>
              <w:t xml:space="preserve"> 202</w:t>
            </w:r>
            <w:r w:rsidR="00DE1E69">
              <w:rPr>
                <w:bCs/>
                <w:i w:val="0"/>
                <w:iCs w:val="0"/>
              </w:rPr>
              <w:t>_</w:t>
            </w:r>
            <w:r w:rsidR="00416B27" w:rsidRPr="00416B27">
              <w:rPr>
                <w:bCs/>
                <w:i w:val="0"/>
                <w:iCs w:val="0"/>
              </w:rPr>
              <w:t xml:space="preserve"> года</w:t>
            </w:r>
            <w:r w:rsidRPr="005E6667">
              <w:rPr>
                <w:i w:val="0"/>
                <w:iCs w:val="0"/>
              </w:rPr>
              <w:t>, со второй стороны, и</w:t>
            </w:r>
          </w:p>
          <w:p w14:paraId="7F800A6C" w14:textId="64968DAD" w:rsidR="00C05D6A" w:rsidRPr="005E6667" w:rsidRDefault="00164409" w:rsidP="00E27439">
            <w:pPr>
              <w:jc w:val="both"/>
              <w:rPr>
                <w:rFonts w:ascii="Times New Roman" w:eastAsia="Times New Roman" w:hAnsi="Times New Roman" w:cs="Times New Roman"/>
                <w:sz w:val="24"/>
                <w:szCs w:val="24"/>
                <w:lang w:val="kk-KZ"/>
              </w:rPr>
            </w:pPr>
            <w:r w:rsidRPr="005E6667">
              <w:rPr>
                <w:rFonts w:ascii="Times New Roman" w:hAnsi="Times New Roman" w:cs="Times New Roman"/>
                <w:sz w:val="24"/>
                <w:szCs w:val="24"/>
                <w:lang w:val="kk-KZ"/>
              </w:rPr>
              <w:t xml:space="preserve">        </w:t>
            </w:r>
            <w:r w:rsidR="00874E99" w:rsidRPr="00874E99">
              <w:rPr>
                <w:rFonts w:ascii="Times New Roman" w:hAnsi="Times New Roman" w:cs="Times New Roman"/>
                <w:b/>
                <w:sz w:val="24"/>
                <w:szCs w:val="24"/>
                <w:lang w:val="kk-KZ"/>
              </w:rPr>
              <w:t>Сельскохозяйственный производственный кооператив</w:t>
            </w:r>
            <w:r w:rsidR="00190AC1" w:rsidRPr="005E6667">
              <w:rPr>
                <w:rFonts w:ascii="Times New Roman" w:hAnsi="Times New Roman" w:cs="Times New Roman"/>
                <w:sz w:val="24"/>
                <w:szCs w:val="24"/>
              </w:rPr>
              <w:t xml:space="preserve"> </w:t>
            </w:r>
            <w:r w:rsidR="00190AC1" w:rsidRPr="005E6667">
              <w:rPr>
                <w:rFonts w:ascii="Times New Roman" w:hAnsi="Times New Roman" w:cs="Times New Roman"/>
                <w:b/>
                <w:bCs/>
                <w:sz w:val="24"/>
                <w:szCs w:val="24"/>
              </w:rPr>
              <w:t>«</w:t>
            </w:r>
            <w:r w:rsidR="00DE1E69">
              <w:rPr>
                <w:rFonts w:ascii="Times New Roman" w:hAnsi="Times New Roman" w:cs="Times New Roman"/>
                <w:b/>
                <w:bCs/>
                <w:noProof/>
                <w:sz w:val="24"/>
                <w:szCs w:val="24"/>
                <w:lang w:val="kk-KZ"/>
              </w:rPr>
              <w:t>_______</w:t>
            </w:r>
            <w:r w:rsidR="00190AC1" w:rsidRPr="005E6667">
              <w:rPr>
                <w:rFonts w:ascii="Times New Roman" w:hAnsi="Times New Roman" w:cs="Times New Roman"/>
                <w:b/>
                <w:bCs/>
                <w:sz w:val="24"/>
                <w:szCs w:val="24"/>
              </w:rPr>
              <w:t>»</w:t>
            </w:r>
            <w:r w:rsidR="00874E99">
              <w:rPr>
                <w:rFonts w:ascii="Times New Roman" w:hAnsi="Times New Roman" w:cs="Times New Roman"/>
                <w:b/>
                <w:bCs/>
                <w:sz w:val="24"/>
                <w:szCs w:val="24"/>
                <w:lang w:val="kk-KZ"/>
              </w:rPr>
              <w:t xml:space="preserve"> </w:t>
            </w:r>
            <w:r w:rsidR="00874E99">
              <w:rPr>
                <w:rFonts w:ascii="Times New Roman" w:hAnsi="Times New Roman" w:cs="Times New Roman"/>
                <w:sz w:val="24"/>
                <w:szCs w:val="24"/>
                <w:lang w:val="kk-KZ"/>
              </w:rPr>
              <w:t>Б</w:t>
            </w:r>
            <w:r w:rsidR="00874E99" w:rsidRPr="005E6667">
              <w:rPr>
                <w:rFonts w:ascii="Times New Roman" w:hAnsi="Times New Roman" w:cs="Times New Roman"/>
                <w:sz w:val="24"/>
                <w:szCs w:val="24"/>
              </w:rPr>
              <w:t xml:space="preserve">ИН </w:t>
            </w:r>
            <w:r w:rsidR="00874E99">
              <w:rPr>
                <w:rFonts w:ascii="Times New Roman" w:hAnsi="Times New Roman" w:cs="Times New Roman"/>
                <w:sz w:val="24"/>
                <w:szCs w:val="24"/>
                <w:lang w:val="kk-KZ"/>
              </w:rPr>
              <w:t>_________,</w:t>
            </w:r>
            <w:r w:rsidR="00190AC1" w:rsidRPr="005E6667">
              <w:rPr>
                <w:rFonts w:ascii="Times New Roman" w:hAnsi="Times New Roman" w:cs="Times New Roman"/>
                <w:sz w:val="24"/>
                <w:szCs w:val="24"/>
              </w:rPr>
              <w:t xml:space="preserve"> </w:t>
            </w:r>
            <w:r w:rsidR="00190AC1" w:rsidRPr="005E6667">
              <w:rPr>
                <w:rFonts w:ascii="Times New Roman" w:hAnsi="Times New Roman" w:cs="Times New Roman"/>
                <w:b/>
                <w:bCs/>
                <w:sz w:val="24"/>
                <w:szCs w:val="24"/>
              </w:rPr>
              <w:t>в лице</w:t>
            </w:r>
            <w:r w:rsidR="00874E99">
              <w:rPr>
                <w:rFonts w:ascii="Times New Roman" w:hAnsi="Times New Roman" w:cs="Times New Roman"/>
                <w:b/>
                <w:bCs/>
                <w:sz w:val="24"/>
                <w:szCs w:val="24"/>
                <w:lang w:val="kk-KZ"/>
              </w:rPr>
              <w:t xml:space="preserve"> председателя</w:t>
            </w:r>
            <w:r w:rsidR="00190AC1" w:rsidRPr="005E6667">
              <w:rPr>
                <w:rFonts w:ascii="Times New Roman" w:hAnsi="Times New Roman" w:cs="Times New Roman"/>
                <w:sz w:val="24"/>
                <w:szCs w:val="24"/>
              </w:rPr>
              <w:t xml:space="preserve"> </w:t>
            </w:r>
            <w:r w:rsidR="00DE1E69">
              <w:rPr>
                <w:rFonts w:ascii="Times New Roman" w:hAnsi="Times New Roman" w:cs="Times New Roman"/>
                <w:b/>
                <w:bCs/>
                <w:noProof/>
                <w:sz w:val="24"/>
                <w:szCs w:val="24"/>
                <w:lang w:val="kk-KZ"/>
              </w:rPr>
              <w:t>__________</w:t>
            </w:r>
            <w:r w:rsidR="00190AC1" w:rsidRPr="005E6667">
              <w:rPr>
                <w:rFonts w:ascii="Times New Roman" w:hAnsi="Times New Roman" w:cs="Times New Roman"/>
                <w:sz w:val="24"/>
                <w:szCs w:val="24"/>
              </w:rPr>
              <w:t>,</w:t>
            </w:r>
            <w:r w:rsidR="00874E99" w:rsidRPr="005E6667">
              <w:rPr>
                <w:rFonts w:ascii="Times New Roman" w:hAnsi="Times New Roman" w:cs="Times New Roman"/>
                <w:sz w:val="24"/>
                <w:szCs w:val="24"/>
              </w:rPr>
              <w:t xml:space="preserve"> действующ</w:t>
            </w:r>
            <w:r w:rsidR="00874E99">
              <w:rPr>
                <w:rFonts w:ascii="Times New Roman" w:hAnsi="Times New Roman" w:cs="Times New Roman"/>
                <w:sz w:val="24"/>
                <w:szCs w:val="24"/>
              </w:rPr>
              <w:t>его</w:t>
            </w:r>
            <w:r w:rsidR="00874E99" w:rsidRPr="005E6667">
              <w:rPr>
                <w:rFonts w:ascii="Times New Roman" w:hAnsi="Times New Roman" w:cs="Times New Roman"/>
                <w:sz w:val="24"/>
                <w:szCs w:val="24"/>
              </w:rPr>
              <w:t xml:space="preserve"> на основании </w:t>
            </w:r>
            <w:r w:rsidR="00874E99" w:rsidRPr="005E6667">
              <w:rPr>
                <w:rFonts w:ascii="Times New Roman" w:hAnsi="Times New Roman" w:cs="Times New Roman"/>
                <w:sz w:val="24"/>
                <w:szCs w:val="24"/>
                <w:lang w:val="kk-KZ"/>
              </w:rPr>
              <w:t xml:space="preserve"> </w:t>
            </w:r>
            <w:r w:rsidR="00874E99">
              <w:rPr>
                <w:rFonts w:ascii="Times New Roman" w:hAnsi="Times New Roman" w:cs="Times New Roman"/>
                <w:sz w:val="24"/>
                <w:szCs w:val="24"/>
                <w:lang w:val="kk-KZ"/>
              </w:rPr>
              <w:t>________</w:t>
            </w:r>
            <w:r w:rsidR="00874E99" w:rsidRPr="005E6667">
              <w:rPr>
                <w:rFonts w:ascii="Times New Roman" w:hAnsi="Times New Roman" w:cs="Times New Roman"/>
                <w:sz w:val="24"/>
                <w:szCs w:val="24"/>
                <w:lang w:val="kk-KZ"/>
              </w:rPr>
              <w:t xml:space="preserve"> </w:t>
            </w:r>
            <w:r w:rsidR="00874E99" w:rsidRPr="005E6667">
              <w:rPr>
                <w:rFonts w:ascii="Times New Roman" w:hAnsi="Times New Roman" w:cs="Times New Roman"/>
                <w:sz w:val="24"/>
                <w:szCs w:val="24"/>
              </w:rPr>
              <w:t xml:space="preserve">от </w:t>
            </w:r>
            <w:r w:rsidR="00874E99">
              <w:rPr>
                <w:rFonts w:ascii="Times New Roman" w:hAnsi="Times New Roman" w:cs="Times New Roman"/>
                <w:sz w:val="24"/>
                <w:szCs w:val="24"/>
              </w:rPr>
              <w:t>________</w:t>
            </w:r>
            <w:r w:rsidR="00874E99" w:rsidRPr="005E6667">
              <w:rPr>
                <w:rFonts w:ascii="Times New Roman" w:hAnsi="Times New Roman" w:cs="Times New Roman"/>
                <w:sz w:val="24"/>
                <w:szCs w:val="24"/>
              </w:rPr>
              <w:t xml:space="preserve"> года,</w:t>
            </w:r>
            <w:r w:rsidR="00874E99">
              <w:rPr>
                <w:rFonts w:ascii="Times New Roman" w:hAnsi="Times New Roman" w:cs="Times New Roman"/>
                <w:sz w:val="24"/>
                <w:szCs w:val="24"/>
                <w:lang w:val="kk-KZ"/>
              </w:rPr>
              <w:t xml:space="preserve"> </w:t>
            </w:r>
            <w:r w:rsidR="00190AC1" w:rsidRPr="005E6667">
              <w:rPr>
                <w:rFonts w:ascii="Times New Roman" w:hAnsi="Times New Roman" w:cs="Times New Roman"/>
                <w:sz w:val="24"/>
                <w:szCs w:val="24"/>
              </w:rPr>
              <w:t xml:space="preserve"> именуемый в дальнейшем </w:t>
            </w:r>
            <w:r w:rsidR="00190AC1" w:rsidRPr="005E6667">
              <w:rPr>
                <w:rFonts w:ascii="Times New Roman" w:hAnsi="Times New Roman" w:cs="Times New Roman"/>
                <w:b/>
                <w:sz w:val="24"/>
                <w:szCs w:val="24"/>
              </w:rPr>
              <w:t>«Заемщик»,</w:t>
            </w:r>
            <w:r w:rsidR="00874E99">
              <w:rPr>
                <w:rFonts w:ascii="Times New Roman" w:hAnsi="Times New Roman" w:cs="Times New Roman"/>
                <w:sz w:val="24"/>
                <w:szCs w:val="24"/>
                <w:lang w:val="kk-KZ"/>
              </w:rPr>
              <w:t xml:space="preserve"> местонахождение</w:t>
            </w:r>
            <w:r w:rsidR="00190AC1" w:rsidRPr="005E6667">
              <w:rPr>
                <w:rFonts w:ascii="Times New Roman" w:hAnsi="Times New Roman" w:cs="Times New Roman"/>
                <w:sz w:val="24"/>
                <w:szCs w:val="24"/>
              </w:rPr>
              <w:t xml:space="preserve">: Республика Казахстан, </w:t>
            </w:r>
            <w:r w:rsidR="00190AC1" w:rsidRPr="005E6667">
              <w:rPr>
                <w:rFonts w:ascii="Times New Roman" w:hAnsi="Times New Roman" w:cs="Times New Roman"/>
                <w:sz w:val="24"/>
                <w:szCs w:val="24"/>
                <w:lang w:val="kk-KZ"/>
              </w:rPr>
              <w:t xml:space="preserve">Актюбинская область, </w:t>
            </w:r>
            <w:r w:rsidR="00DE1E69">
              <w:rPr>
                <w:rFonts w:ascii="Times New Roman" w:hAnsi="Times New Roman" w:cs="Times New Roman"/>
                <w:sz w:val="24"/>
                <w:szCs w:val="24"/>
                <w:lang w:val="kk-KZ"/>
              </w:rPr>
              <w:t>___________________</w:t>
            </w:r>
            <w:r w:rsidR="001E667F" w:rsidRPr="005E6667">
              <w:rPr>
                <w:rFonts w:ascii="Times New Roman" w:eastAsia="Times New Roman" w:hAnsi="Times New Roman" w:cs="Times New Roman"/>
                <w:bCs/>
                <w:sz w:val="24"/>
                <w:szCs w:val="24"/>
                <w:lang w:val="kk-KZ"/>
              </w:rPr>
              <w:t xml:space="preserve">, </w:t>
            </w:r>
            <w:r w:rsidR="00C05D6A" w:rsidRPr="005E6667">
              <w:rPr>
                <w:rFonts w:ascii="Times New Roman" w:eastAsia="Times New Roman" w:hAnsi="Times New Roman" w:cs="Times New Roman"/>
                <w:sz w:val="24"/>
                <w:szCs w:val="24"/>
                <w:lang w:val="kk-KZ"/>
              </w:rPr>
              <w:t>с третьей стороны,</w:t>
            </w:r>
            <w:r w:rsidR="001E667F" w:rsidRPr="005E6667">
              <w:rPr>
                <w:rFonts w:ascii="Times New Roman" w:eastAsia="Times New Roman" w:hAnsi="Times New Roman" w:cs="Times New Roman"/>
                <w:sz w:val="24"/>
                <w:szCs w:val="24"/>
                <w:lang w:val="kk-KZ"/>
              </w:rPr>
              <w:t xml:space="preserve"> </w:t>
            </w:r>
            <w:r w:rsidR="00C05D6A" w:rsidRPr="005E6667">
              <w:rPr>
                <w:rFonts w:ascii="Times New Roman" w:eastAsia="Times New Roman" w:hAnsi="Times New Roman" w:cs="Times New Roman"/>
                <w:sz w:val="24"/>
                <w:szCs w:val="24"/>
                <w:lang w:val="kk-KZ"/>
              </w:rPr>
              <w:t xml:space="preserve">именуемые в дальнейшем совместно «Стороны», в отдельности «Сторона» или как указано выше, заключили настоящий Договор о предоставлении кредита (далее – Договор) </w:t>
            </w:r>
            <w:r w:rsidR="006D7F96" w:rsidRPr="005E6667">
              <w:rPr>
                <w:rFonts w:ascii="Times New Roman" w:eastAsia="Times New Roman" w:hAnsi="Times New Roman" w:cs="Times New Roman"/>
                <w:sz w:val="24"/>
                <w:szCs w:val="24"/>
                <w:lang w:val="kk-KZ"/>
              </w:rPr>
              <w:t xml:space="preserve">и пришли </w:t>
            </w:r>
            <w:r w:rsidR="00404C6A" w:rsidRPr="005E6667">
              <w:rPr>
                <w:rFonts w:ascii="Times New Roman" w:eastAsia="Times New Roman" w:hAnsi="Times New Roman" w:cs="Times New Roman"/>
                <w:sz w:val="24"/>
                <w:szCs w:val="24"/>
                <w:lang w:val="kk-KZ"/>
              </w:rPr>
              <w:t>к соглашению</w:t>
            </w:r>
            <w:r w:rsidR="006D7F96" w:rsidRPr="005E6667">
              <w:rPr>
                <w:rFonts w:ascii="Times New Roman" w:eastAsia="Times New Roman" w:hAnsi="Times New Roman" w:cs="Times New Roman"/>
                <w:sz w:val="24"/>
                <w:szCs w:val="24"/>
                <w:lang w:val="kk-KZ"/>
              </w:rPr>
              <w:t xml:space="preserve"> о нижеследующем</w:t>
            </w:r>
            <w:r w:rsidR="00C05D6A" w:rsidRPr="005E6667">
              <w:rPr>
                <w:rFonts w:ascii="Times New Roman" w:eastAsia="Times New Roman" w:hAnsi="Times New Roman" w:cs="Times New Roman"/>
                <w:sz w:val="24"/>
                <w:szCs w:val="24"/>
                <w:lang w:val="kk-KZ"/>
              </w:rPr>
              <w:t>:</w:t>
            </w:r>
          </w:p>
          <w:p w14:paraId="145B4AC2" w14:textId="77777777" w:rsidR="001E34EC" w:rsidRPr="005E6667" w:rsidRDefault="001E34EC" w:rsidP="00E27439">
            <w:pPr>
              <w:jc w:val="both"/>
              <w:rPr>
                <w:rFonts w:ascii="Times New Roman" w:eastAsia="Times New Roman" w:hAnsi="Times New Roman" w:cs="Times New Roman"/>
                <w:sz w:val="24"/>
                <w:szCs w:val="24"/>
                <w:lang w:val="kk-KZ"/>
              </w:rPr>
            </w:pPr>
          </w:p>
          <w:p w14:paraId="621A2D54" w14:textId="47D80BBB" w:rsidR="00C05D6A" w:rsidRPr="005E6667" w:rsidRDefault="00C05D6A" w:rsidP="006C1048">
            <w:pPr>
              <w:tabs>
                <w:tab w:val="left" w:pos="426"/>
              </w:tabs>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ОСНОВНЫЕ ТЕРМИНЫ И ОПРЕДЕЛЕНИЯ:</w:t>
            </w:r>
          </w:p>
          <w:p w14:paraId="78BC3C9B" w14:textId="67FE2EB0" w:rsidR="00060C79" w:rsidRPr="005E6667" w:rsidRDefault="005748C6" w:rsidP="00466B72">
            <w:pPr>
              <w:tabs>
                <w:tab w:val="left" w:pos="426"/>
              </w:tabs>
              <w:jc w:val="center"/>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п</w:t>
            </w:r>
            <w:r w:rsidR="00C05D6A" w:rsidRPr="005E6667">
              <w:rPr>
                <w:rFonts w:ascii="Times New Roman" w:eastAsia="Times New Roman" w:hAnsi="Times New Roman" w:cs="Times New Roman"/>
                <w:sz w:val="24"/>
                <w:szCs w:val="24"/>
                <w:lang w:val="kk-KZ"/>
              </w:rPr>
              <w:t xml:space="preserve">рименяемые в настоящем Договоре </w:t>
            </w:r>
          </w:p>
          <w:tbl>
            <w:tblPr>
              <w:tblW w:w="5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9"/>
              <w:gridCol w:w="3254"/>
            </w:tblGrid>
            <w:tr w:rsidR="005E6667" w:rsidRPr="005E6667" w14:paraId="5AC6126A" w14:textId="77777777" w:rsidTr="00D741EA">
              <w:trPr>
                <w:trHeight w:val="94"/>
              </w:trPr>
              <w:tc>
                <w:tcPr>
                  <w:tcW w:w="2159" w:type="dxa"/>
                </w:tcPr>
                <w:p w14:paraId="27D26D51" w14:textId="6343B791" w:rsidR="00C05D6A" w:rsidRPr="005E6667" w:rsidRDefault="00C05D6A" w:rsidP="00E27439">
                  <w:pPr>
                    <w:tabs>
                      <w:tab w:val="left" w:pos="426"/>
                    </w:tabs>
                    <w:spacing w:after="0" w:line="240" w:lineRule="auto"/>
                    <w:rPr>
                      <w:rFonts w:ascii="Times New Roman" w:eastAsia="Times New Roman" w:hAnsi="Times New Roman" w:cs="Times New Roman"/>
                      <w:b/>
                      <w:sz w:val="24"/>
                      <w:szCs w:val="24"/>
                    </w:rPr>
                  </w:pPr>
                  <w:r w:rsidRPr="005E6667">
                    <w:rPr>
                      <w:rFonts w:ascii="Times New Roman" w:eastAsia="Times New Roman" w:hAnsi="Times New Roman" w:cs="Times New Roman"/>
                      <w:b/>
                      <w:sz w:val="24"/>
                      <w:szCs w:val="24"/>
                      <w:lang w:val="kk-KZ"/>
                    </w:rPr>
                    <w:t>Залогодатель</w:t>
                  </w:r>
                  <w:r w:rsidR="00F409E4" w:rsidRPr="005E6667">
                    <w:rPr>
                      <w:rFonts w:ascii="Times New Roman" w:eastAsia="Times New Roman" w:hAnsi="Times New Roman" w:cs="Times New Roman"/>
                      <w:b/>
                      <w:sz w:val="24"/>
                      <w:szCs w:val="24"/>
                    </w:rPr>
                    <w:t>:</w:t>
                  </w:r>
                </w:p>
                <w:p w14:paraId="4EB889D3" w14:textId="5FBE5BC5" w:rsidR="00C05D6A" w:rsidRPr="005E6667" w:rsidRDefault="00C05D6A" w:rsidP="00E27439">
                  <w:pPr>
                    <w:tabs>
                      <w:tab w:val="left" w:pos="426"/>
                    </w:tabs>
                    <w:spacing w:after="0" w:line="240" w:lineRule="auto"/>
                    <w:rPr>
                      <w:rFonts w:ascii="Times New Roman" w:eastAsia="Times New Roman" w:hAnsi="Times New Roman" w:cs="Times New Roman"/>
                      <w:sz w:val="24"/>
                      <w:szCs w:val="24"/>
                      <w:lang w:val="kk-KZ"/>
                    </w:rPr>
                  </w:pPr>
                </w:p>
              </w:tc>
              <w:tc>
                <w:tcPr>
                  <w:tcW w:w="3254" w:type="dxa"/>
                </w:tcPr>
                <w:p w14:paraId="5512E931" w14:textId="3163D685" w:rsidR="002B2ED3" w:rsidRDefault="009B465A" w:rsidP="00E27439">
                  <w:pPr>
                    <w:spacing w:after="0" w:line="240" w:lineRule="auto"/>
                    <w:contextualSpacing/>
                    <w:jc w:val="both"/>
                    <w:rPr>
                      <w:rFonts w:ascii="Times New Roman" w:hAnsi="Times New Roman" w:cs="Times New Roman"/>
                      <w:b/>
                      <w:bCs/>
                      <w:sz w:val="24"/>
                      <w:szCs w:val="24"/>
                    </w:rPr>
                  </w:pPr>
                  <w:r w:rsidRPr="005E6667">
                    <w:rPr>
                      <w:rFonts w:ascii="Times New Roman" w:hAnsi="Times New Roman" w:cs="Times New Roman"/>
                      <w:sz w:val="24"/>
                      <w:szCs w:val="24"/>
                      <w:lang w:val="kk-KZ"/>
                    </w:rPr>
                    <w:t>Г</w:t>
                  </w:r>
                  <w:r w:rsidR="00FC79F0" w:rsidRPr="005E6667">
                    <w:rPr>
                      <w:rFonts w:ascii="Times New Roman" w:hAnsi="Times New Roman" w:cs="Times New Roman"/>
                      <w:sz w:val="24"/>
                      <w:szCs w:val="24"/>
                      <w:lang w:val="kk-KZ"/>
                    </w:rPr>
                    <w:t>ражданин</w:t>
                  </w:r>
                  <w:r w:rsidRPr="009B465A">
                    <w:rPr>
                      <w:rFonts w:ascii="Times New Roman" w:hAnsi="Times New Roman" w:cs="Times New Roman"/>
                      <w:sz w:val="24"/>
                      <w:szCs w:val="24"/>
                    </w:rPr>
                    <w:t>/</w:t>
                  </w:r>
                  <w:r>
                    <w:rPr>
                      <w:rFonts w:ascii="Times New Roman" w:hAnsi="Times New Roman" w:cs="Times New Roman"/>
                      <w:sz w:val="24"/>
                      <w:szCs w:val="24"/>
                    </w:rPr>
                    <w:t>гражданка</w:t>
                  </w:r>
                  <w:r w:rsidR="00FC79F0" w:rsidRPr="005E6667">
                    <w:rPr>
                      <w:rFonts w:ascii="Times New Roman" w:hAnsi="Times New Roman" w:cs="Times New Roman"/>
                      <w:sz w:val="24"/>
                      <w:szCs w:val="24"/>
                    </w:rPr>
                    <w:t xml:space="preserve"> Республики Казахстан</w:t>
                  </w:r>
                  <w:r>
                    <w:rPr>
                      <w:rFonts w:ascii="Times New Roman" w:hAnsi="Times New Roman" w:cs="Times New Roman"/>
                      <w:sz w:val="24"/>
                      <w:szCs w:val="24"/>
                    </w:rPr>
                    <w:t xml:space="preserve"> </w:t>
                  </w:r>
                  <w:r>
                    <w:rPr>
                      <w:rFonts w:ascii="Times New Roman" w:hAnsi="Times New Roman" w:cs="Times New Roman"/>
                      <w:b/>
                      <w:bCs/>
                      <w:sz w:val="24"/>
                      <w:szCs w:val="24"/>
                    </w:rPr>
                    <w:t>_______</w:t>
                  </w:r>
                </w:p>
                <w:p w14:paraId="38679029" w14:textId="77777777" w:rsidR="009B465A" w:rsidRPr="005E6667" w:rsidRDefault="009B465A" w:rsidP="00E27439">
                  <w:pPr>
                    <w:spacing w:after="0" w:line="240" w:lineRule="auto"/>
                    <w:contextualSpacing/>
                    <w:jc w:val="both"/>
                    <w:rPr>
                      <w:rFonts w:ascii="Times New Roman" w:hAnsi="Times New Roman" w:cs="Times New Roman"/>
                      <w:sz w:val="24"/>
                      <w:szCs w:val="24"/>
                      <w:lang w:val="kk-KZ"/>
                    </w:rPr>
                  </w:pPr>
                </w:p>
                <w:p w14:paraId="188C55D9" w14:textId="6A2248E4" w:rsidR="00FC79F0" w:rsidRPr="005E6667" w:rsidRDefault="00FC79F0" w:rsidP="00E27439">
                  <w:pPr>
                    <w:spacing w:after="0" w:line="240" w:lineRule="auto"/>
                    <w:contextualSpacing/>
                    <w:jc w:val="both"/>
                    <w:rPr>
                      <w:rFonts w:ascii="Times New Roman" w:hAnsi="Times New Roman" w:cs="Times New Roman"/>
                      <w:sz w:val="24"/>
                      <w:szCs w:val="24"/>
                      <w:lang w:val="kk-KZ"/>
                    </w:rPr>
                  </w:pPr>
                </w:p>
              </w:tc>
            </w:tr>
            <w:tr w:rsidR="005E6667" w:rsidRPr="005E6667" w14:paraId="31C3904D" w14:textId="77777777" w:rsidTr="00D741EA">
              <w:tc>
                <w:tcPr>
                  <w:tcW w:w="2159" w:type="dxa"/>
                </w:tcPr>
                <w:p w14:paraId="16330CD6" w14:textId="555FA489" w:rsidR="00A26687" w:rsidRPr="005E6667" w:rsidRDefault="000D2BE2" w:rsidP="00E27439">
                  <w:pPr>
                    <w:tabs>
                      <w:tab w:val="left" w:pos="426"/>
                    </w:tabs>
                    <w:spacing w:after="0" w:line="240" w:lineRule="auto"/>
                    <w:rPr>
                      <w:rFonts w:ascii="Times New Roman" w:eastAsia="Times New Roman" w:hAnsi="Times New Roman" w:cs="Times New Roman"/>
                      <w:b/>
                      <w:sz w:val="24"/>
                      <w:szCs w:val="24"/>
                      <w:lang w:val="kk-KZ"/>
                    </w:rPr>
                  </w:pPr>
                  <w:r w:rsidRPr="005E6667">
                    <w:rPr>
                      <w:rFonts w:ascii="Times New Roman" w:eastAsia="Times New Roman" w:hAnsi="Times New Roman" w:cs="Times New Roman"/>
                      <w:b/>
                      <w:sz w:val="24"/>
                      <w:szCs w:val="24"/>
                      <w:lang w:val="kk-KZ"/>
                    </w:rPr>
                    <w:t>Гарант:</w:t>
                  </w:r>
                </w:p>
              </w:tc>
              <w:tc>
                <w:tcPr>
                  <w:tcW w:w="3254" w:type="dxa"/>
                </w:tcPr>
                <w:p w14:paraId="34BD99B2" w14:textId="77777777" w:rsidR="009B465A" w:rsidRDefault="009B465A" w:rsidP="009B465A">
                  <w:pPr>
                    <w:spacing w:after="0" w:line="240" w:lineRule="auto"/>
                    <w:contextualSpacing/>
                    <w:jc w:val="both"/>
                    <w:rPr>
                      <w:rFonts w:ascii="Times New Roman" w:hAnsi="Times New Roman" w:cs="Times New Roman"/>
                      <w:b/>
                      <w:bCs/>
                      <w:sz w:val="24"/>
                      <w:szCs w:val="24"/>
                    </w:rPr>
                  </w:pPr>
                  <w:r w:rsidRPr="005E6667">
                    <w:rPr>
                      <w:rFonts w:ascii="Times New Roman" w:hAnsi="Times New Roman" w:cs="Times New Roman"/>
                      <w:sz w:val="24"/>
                      <w:szCs w:val="24"/>
                      <w:lang w:val="kk-KZ"/>
                    </w:rPr>
                    <w:t>Гражданин</w:t>
                  </w:r>
                  <w:r w:rsidRPr="009B465A">
                    <w:rPr>
                      <w:rFonts w:ascii="Times New Roman" w:hAnsi="Times New Roman" w:cs="Times New Roman"/>
                      <w:sz w:val="24"/>
                      <w:szCs w:val="24"/>
                    </w:rPr>
                    <w:t>/</w:t>
                  </w:r>
                  <w:r>
                    <w:rPr>
                      <w:rFonts w:ascii="Times New Roman" w:hAnsi="Times New Roman" w:cs="Times New Roman"/>
                      <w:sz w:val="24"/>
                      <w:szCs w:val="24"/>
                    </w:rPr>
                    <w:t>гражданка</w:t>
                  </w:r>
                  <w:r w:rsidRPr="005E6667">
                    <w:rPr>
                      <w:rFonts w:ascii="Times New Roman" w:hAnsi="Times New Roman" w:cs="Times New Roman"/>
                      <w:sz w:val="24"/>
                      <w:szCs w:val="24"/>
                    </w:rPr>
                    <w:t xml:space="preserve"> Республики Казахстан</w:t>
                  </w:r>
                  <w:r>
                    <w:rPr>
                      <w:rFonts w:ascii="Times New Roman" w:hAnsi="Times New Roman" w:cs="Times New Roman"/>
                      <w:sz w:val="24"/>
                      <w:szCs w:val="24"/>
                    </w:rPr>
                    <w:t xml:space="preserve"> </w:t>
                  </w:r>
                  <w:r>
                    <w:rPr>
                      <w:rFonts w:ascii="Times New Roman" w:hAnsi="Times New Roman" w:cs="Times New Roman"/>
                      <w:b/>
                      <w:bCs/>
                      <w:sz w:val="24"/>
                      <w:szCs w:val="24"/>
                    </w:rPr>
                    <w:t>_______</w:t>
                  </w:r>
                </w:p>
                <w:p w14:paraId="68BE034D" w14:textId="77777777" w:rsidR="009B465A" w:rsidRPr="005E6667" w:rsidRDefault="009B465A" w:rsidP="009B465A">
                  <w:pPr>
                    <w:spacing w:after="0" w:line="240" w:lineRule="auto"/>
                    <w:contextualSpacing/>
                    <w:jc w:val="both"/>
                    <w:rPr>
                      <w:rFonts w:ascii="Times New Roman" w:hAnsi="Times New Roman" w:cs="Times New Roman"/>
                      <w:sz w:val="24"/>
                      <w:szCs w:val="24"/>
                      <w:lang w:val="kk-KZ"/>
                    </w:rPr>
                  </w:pPr>
                </w:p>
                <w:p w14:paraId="3F8022CB" w14:textId="383ABA26" w:rsidR="00A93265" w:rsidRPr="005E6667" w:rsidRDefault="00A93265" w:rsidP="0097099B">
                  <w:pPr>
                    <w:pStyle w:val="a6"/>
                    <w:contextualSpacing/>
                    <w:rPr>
                      <w:i w:val="0"/>
                      <w:iCs w:val="0"/>
                    </w:rPr>
                  </w:pPr>
                </w:p>
              </w:tc>
            </w:tr>
            <w:tr w:rsidR="005E6667" w:rsidRPr="005E6667" w14:paraId="40819F90" w14:textId="77777777" w:rsidTr="00D741EA">
              <w:tc>
                <w:tcPr>
                  <w:tcW w:w="2159" w:type="dxa"/>
                </w:tcPr>
                <w:p w14:paraId="7BBD4944" w14:textId="3849AF06" w:rsidR="00C05D6A" w:rsidRPr="005E6667" w:rsidRDefault="00C05D6A" w:rsidP="00E27439">
                  <w:pPr>
                    <w:tabs>
                      <w:tab w:val="left" w:pos="426"/>
                    </w:tabs>
                    <w:spacing w:after="0" w:line="240" w:lineRule="auto"/>
                    <w:rPr>
                      <w:rFonts w:ascii="Times New Roman" w:eastAsia="Times New Roman" w:hAnsi="Times New Roman" w:cs="Times New Roman"/>
                      <w:sz w:val="24"/>
                      <w:szCs w:val="24"/>
                      <w:lang w:val="kk-KZ"/>
                    </w:rPr>
                  </w:pPr>
                  <w:r w:rsidRPr="005E6667">
                    <w:rPr>
                      <w:rFonts w:ascii="Times New Roman" w:eastAsia="Times New Roman" w:hAnsi="Times New Roman" w:cs="Times New Roman"/>
                      <w:b/>
                      <w:sz w:val="24"/>
                      <w:szCs w:val="24"/>
                      <w:lang w:val="kk-KZ"/>
                    </w:rPr>
                    <w:t>Договор залога</w:t>
                  </w:r>
                  <w:r w:rsidRPr="005E6667">
                    <w:rPr>
                      <w:rFonts w:ascii="Times New Roman" w:eastAsia="Times New Roman" w:hAnsi="Times New Roman" w:cs="Times New Roman"/>
                      <w:sz w:val="24"/>
                      <w:szCs w:val="24"/>
                      <w:lang w:val="kk-KZ"/>
                    </w:rPr>
                    <w:t xml:space="preserve"> </w:t>
                  </w:r>
                </w:p>
              </w:tc>
              <w:tc>
                <w:tcPr>
                  <w:tcW w:w="3254" w:type="dxa"/>
                </w:tcPr>
                <w:p w14:paraId="27B0B0F6" w14:textId="676E0FAC" w:rsidR="00C05D6A" w:rsidRPr="005E6667" w:rsidRDefault="00E41713" w:rsidP="0097099B">
                  <w:pPr>
                    <w:pStyle w:val="a6"/>
                    <w:contextualSpacing/>
                  </w:pPr>
                  <w:r w:rsidRPr="005E6667">
                    <w:rPr>
                      <w:i w:val="0"/>
                      <w:iCs w:val="0"/>
                    </w:rPr>
                    <w:t xml:space="preserve">Договор </w:t>
                  </w:r>
                  <w:r w:rsidR="00914CE3" w:rsidRPr="005E6667">
                    <w:rPr>
                      <w:i w:val="0"/>
                      <w:iCs w:val="0"/>
                      <w:lang w:val="kk-KZ"/>
                    </w:rPr>
                    <w:t>залога</w:t>
                  </w:r>
                  <w:r w:rsidRPr="005E6667">
                    <w:rPr>
                      <w:i w:val="0"/>
                      <w:iCs w:val="0"/>
                    </w:rPr>
                    <w:t xml:space="preserve"> </w:t>
                  </w:r>
                  <w:r w:rsidRPr="005E6667">
                    <w:rPr>
                      <w:i w:val="0"/>
                      <w:iCs w:val="0"/>
                      <w:lang w:val="kk-KZ"/>
                    </w:rPr>
                    <w:t>№</w:t>
                  </w:r>
                  <w:r w:rsidR="00A17372">
                    <w:rPr>
                      <w:b/>
                      <w:bCs/>
                    </w:rPr>
                    <w:t xml:space="preserve">_______ </w:t>
                  </w:r>
                  <w:r w:rsidRPr="005E6667">
                    <w:rPr>
                      <w:i w:val="0"/>
                      <w:iCs w:val="0"/>
                    </w:rPr>
                    <w:t xml:space="preserve">от </w:t>
                  </w:r>
                  <w:r w:rsidR="00A17372">
                    <w:rPr>
                      <w:b/>
                      <w:bCs/>
                    </w:rPr>
                    <w:t xml:space="preserve">_______ </w:t>
                  </w:r>
                  <w:r w:rsidRPr="005E6667">
                    <w:rPr>
                      <w:i w:val="0"/>
                      <w:iCs w:val="0"/>
                    </w:rPr>
                    <w:t>г</w:t>
                  </w:r>
                  <w:r w:rsidRPr="005E6667">
                    <w:rPr>
                      <w:i w:val="0"/>
                      <w:iCs w:val="0"/>
                      <w:lang w:val="kk-KZ"/>
                    </w:rPr>
                    <w:t>ода</w:t>
                  </w:r>
                  <w:r w:rsidRPr="005E6667">
                    <w:rPr>
                      <w:i w:val="0"/>
                      <w:iCs w:val="0"/>
                    </w:rPr>
                    <w:t xml:space="preserve">, заключенный между Залогодержателем, Поверенным (агентом), Заемщиком/Залогодателем </w:t>
                  </w:r>
                </w:p>
              </w:tc>
            </w:tr>
            <w:tr w:rsidR="005E6667" w:rsidRPr="005E6667" w14:paraId="2F505A50" w14:textId="77777777" w:rsidTr="00D741EA">
              <w:tc>
                <w:tcPr>
                  <w:tcW w:w="2159" w:type="dxa"/>
                </w:tcPr>
                <w:p w14:paraId="6E493655" w14:textId="3BA00711" w:rsidR="000D2BE2" w:rsidRPr="005E6667" w:rsidRDefault="000D2BE2" w:rsidP="000D2BE2">
                  <w:pPr>
                    <w:tabs>
                      <w:tab w:val="left" w:pos="426"/>
                    </w:tabs>
                    <w:spacing w:after="0" w:line="240" w:lineRule="auto"/>
                    <w:rPr>
                      <w:rFonts w:ascii="Times New Roman" w:eastAsia="Times New Roman" w:hAnsi="Times New Roman" w:cs="Times New Roman"/>
                      <w:b/>
                      <w:sz w:val="24"/>
                      <w:szCs w:val="24"/>
                      <w:lang w:val="kk-KZ"/>
                    </w:rPr>
                  </w:pPr>
                  <w:r w:rsidRPr="005E6667">
                    <w:rPr>
                      <w:rFonts w:ascii="Times New Roman" w:eastAsia="Times New Roman" w:hAnsi="Times New Roman" w:cs="Times New Roman"/>
                      <w:b/>
                      <w:sz w:val="24"/>
                      <w:szCs w:val="24"/>
                      <w:lang w:val="kk-KZ"/>
                    </w:rPr>
                    <w:t>Договор гарантии</w:t>
                  </w:r>
                </w:p>
              </w:tc>
              <w:tc>
                <w:tcPr>
                  <w:tcW w:w="3254" w:type="dxa"/>
                </w:tcPr>
                <w:p w14:paraId="40280324" w14:textId="69BFC184" w:rsidR="00A17372" w:rsidRDefault="000D2BE2" w:rsidP="000D2BE2">
                  <w:pPr>
                    <w:tabs>
                      <w:tab w:val="left" w:pos="426"/>
                    </w:tabs>
                    <w:spacing w:after="0" w:line="240" w:lineRule="auto"/>
                    <w:jc w:val="both"/>
                    <w:rPr>
                      <w:rFonts w:ascii="Times New Roman" w:eastAsia="Times New Roman" w:hAnsi="Times New Roman" w:cs="Times New Roman"/>
                      <w:sz w:val="24"/>
                      <w:szCs w:val="24"/>
                      <w:lang w:eastAsia="en-US"/>
                    </w:rPr>
                  </w:pPr>
                  <w:r w:rsidRPr="005E6667">
                    <w:rPr>
                      <w:rFonts w:ascii="Times New Roman" w:eastAsia="Times New Roman" w:hAnsi="Times New Roman" w:cs="Times New Roman"/>
                      <w:sz w:val="24"/>
                      <w:szCs w:val="24"/>
                      <w:lang w:eastAsia="en-US"/>
                    </w:rPr>
                    <w:t xml:space="preserve">Договор гарантии </w:t>
                  </w:r>
                  <w:r w:rsidRPr="005E6667">
                    <w:rPr>
                      <w:rFonts w:ascii="Times New Roman" w:eastAsia="Times New Roman" w:hAnsi="Times New Roman" w:cs="Times New Roman"/>
                      <w:sz w:val="24"/>
                      <w:szCs w:val="24"/>
                      <w:lang w:val="kk-KZ" w:eastAsia="en-US"/>
                    </w:rPr>
                    <w:t>№</w:t>
                  </w:r>
                  <w:r w:rsidR="00A17372">
                    <w:rPr>
                      <w:rFonts w:ascii="Times New Roman" w:hAnsi="Times New Roman" w:cs="Times New Roman"/>
                      <w:b/>
                      <w:bCs/>
                      <w:sz w:val="24"/>
                      <w:szCs w:val="24"/>
                    </w:rPr>
                    <w:t>_______</w:t>
                  </w:r>
                  <w:r w:rsidRPr="005E6667">
                    <w:rPr>
                      <w:rFonts w:ascii="Times New Roman" w:hAnsi="Times New Roman" w:cs="Times New Roman"/>
                      <w:sz w:val="24"/>
                      <w:szCs w:val="24"/>
                      <w:lang w:val="kk-KZ"/>
                    </w:rPr>
                    <w:t xml:space="preserve"> от </w:t>
                  </w:r>
                  <w:r w:rsidR="00A17372">
                    <w:rPr>
                      <w:rFonts w:ascii="Times New Roman" w:hAnsi="Times New Roman" w:cs="Times New Roman"/>
                      <w:b/>
                      <w:bCs/>
                      <w:sz w:val="24"/>
                      <w:szCs w:val="24"/>
                    </w:rPr>
                    <w:t xml:space="preserve">_______ </w:t>
                  </w:r>
                  <w:r w:rsidRPr="005E6667">
                    <w:rPr>
                      <w:rFonts w:ascii="Times New Roman" w:hAnsi="Times New Roman" w:cs="Times New Roman"/>
                      <w:sz w:val="24"/>
                      <w:szCs w:val="24"/>
                      <w:lang w:val="kk-KZ"/>
                    </w:rPr>
                    <w:t xml:space="preserve">года </w:t>
                  </w:r>
                  <w:r w:rsidRPr="005E6667">
                    <w:rPr>
                      <w:rFonts w:ascii="Times New Roman" w:eastAsia="Times New Roman" w:hAnsi="Times New Roman" w:cs="Times New Roman"/>
                      <w:sz w:val="24"/>
                      <w:szCs w:val="24"/>
                      <w:lang w:eastAsia="en-US"/>
                    </w:rPr>
                    <w:t>заключенный между За</w:t>
                  </w:r>
                  <w:r w:rsidRPr="005E6667">
                    <w:rPr>
                      <w:rFonts w:ascii="Times New Roman" w:eastAsia="Times New Roman" w:hAnsi="Times New Roman" w:cs="Times New Roman"/>
                      <w:sz w:val="24"/>
                      <w:szCs w:val="24"/>
                      <w:lang w:val="kk-KZ" w:eastAsia="en-US"/>
                    </w:rPr>
                    <w:t>ймодателем</w:t>
                  </w:r>
                  <w:r w:rsidRPr="005E6667">
                    <w:rPr>
                      <w:rFonts w:ascii="Times New Roman" w:eastAsia="Times New Roman" w:hAnsi="Times New Roman" w:cs="Times New Roman"/>
                      <w:sz w:val="24"/>
                      <w:szCs w:val="24"/>
                      <w:lang w:eastAsia="en-US"/>
                    </w:rPr>
                    <w:t xml:space="preserve">, </w:t>
                  </w:r>
                  <w:r w:rsidRPr="005E6667">
                    <w:rPr>
                      <w:rFonts w:ascii="Times New Roman" w:eastAsia="Times New Roman" w:hAnsi="Times New Roman" w:cs="Times New Roman"/>
                      <w:sz w:val="24"/>
                      <w:szCs w:val="24"/>
                      <w:lang w:eastAsia="en-US"/>
                    </w:rPr>
                    <w:lastRenderedPageBreak/>
                    <w:t>Поверенный (агентом) Заемщиком и Гарантом</w:t>
                  </w:r>
                </w:p>
                <w:p w14:paraId="7C6FE560" w14:textId="77777777" w:rsidR="00E62F7F" w:rsidRPr="005E6667" w:rsidRDefault="00E62F7F" w:rsidP="000D2BE2">
                  <w:pPr>
                    <w:tabs>
                      <w:tab w:val="left" w:pos="426"/>
                    </w:tabs>
                    <w:spacing w:after="0" w:line="240" w:lineRule="auto"/>
                    <w:jc w:val="both"/>
                    <w:rPr>
                      <w:rFonts w:ascii="Times New Roman" w:eastAsia="Times New Roman" w:hAnsi="Times New Roman" w:cs="Times New Roman"/>
                      <w:sz w:val="24"/>
                      <w:szCs w:val="24"/>
                      <w:lang w:eastAsia="en-US"/>
                    </w:rPr>
                  </w:pPr>
                </w:p>
                <w:p w14:paraId="09B63D0A" w14:textId="7330935F" w:rsidR="000D2BE2" w:rsidRPr="005E6667" w:rsidRDefault="000D2BE2" w:rsidP="000D2BE2">
                  <w:pPr>
                    <w:tabs>
                      <w:tab w:val="left" w:pos="426"/>
                    </w:tabs>
                    <w:spacing w:after="0" w:line="240" w:lineRule="auto"/>
                    <w:jc w:val="both"/>
                    <w:rPr>
                      <w:rFonts w:ascii="Times New Roman" w:eastAsia="Times New Roman" w:hAnsi="Times New Roman" w:cs="Times New Roman"/>
                      <w:sz w:val="24"/>
                      <w:szCs w:val="24"/>
                      <w:lang w:eastAsia="en-US"/>
                    </w:rPr>
                  </w:pPr>
                </w:p>
              </w:tc>
            </w:tr>
          </w:tbl>
          <w:p w14:paraId="47D33B1E" w14:textId="77777777" w:rsidR="00C05D6A" w:rsidRPr="005E6667" w:rsidRDefault="00C05D6A" w:rsidP="00E27439">
            <w:pPr>
              <w:keepNext/>
              <w:keepLines/>
              <w:tabs>
                <w:tab w:val="left" w:pos="426"/>
              </w:tabs>
              <w:ind w:left="360"/>
              <w:rPr>
                <w:rFonts w:ascii="Times New Roman" w:eastAsia="Times New Roman" w:hAnsi="Times New Roman" w:cs="Times New Roman"/>
                <w:sz w:val="24"/>
                <w:szCs w:val="24"/>
                <w:lang w:val="kk-KZ"/>
              </w:rPr>
            </w:pPr>
          </w:p>
          <w:p w14:paraId="0D8FC5A5" w14:textId="77777777" w:rsidR="00C05D6A" w:rsidRPr="005E6667" w:rsidRDefault="00C05D6A" w:rsidP="00E27439">
            <w:pPr>
              <w:keepNext/>
              <w:keepLines/>
              <w:numPr>
                <w:ilvl w:val="0"/>
                <w:numId w:val="21"/>
              </w:numPr>
              <w:tabs>
                <w:tab w:val="left" w:pos="426"/>
              </w:tabs>
              <w:jc w:val="center"/>
              <w:rPr>
                <w:rFonts w:ascii="Times New Roman" w:eastAsia="Times New Roman" w:hAnsi="Times New Roman" w:cs="Times New Roman"/>
                <w:b/>
                <w:sz w:val="24"/>
                <w:szCs w:val="24"/>
                <w:lang w:val="kk-KZ"/>
              </w:rPr>
            </w:pPr>
            <w:r w:rsidRPr="005E6667">
              <w:rPr>
                <w:rFonts w:ascii="Times New Roman" w:eastAsia="Times New Roman" w:hAnsi="Times New Roman" w:cs="Times New Roman"/>
                <w:b/>
                <w:sz w:val="24"/>
                <w:szCs w:val="24"/>
                <w:lang w:val="kk-KZ"/>
              </w:rPr>
              <w:t>ПРЕДМЕТ ДОГОВОРА</w:t>
            </w:r>
          </w:p>
          <w:p w14:paraId="5F9DF2F4" w14:textId="74931124" w:rsidR="00C05D6A" w:rsidRPr="005E6667" w:rsidRDefault="00C05D6A" w:rsidP="00E27439">
            <w:pPr>
              <w:ind w:left="3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1.1 Согласно настоящему Договору Займодатель через Поверенного (агента) </w:t>
            </w:r>
            <w:r w:rsidR="006A1113" w:rsidRPr="005E6667">
              <w:rPr>
                <w:rFonts w:ascii="Times New Roman" w:eastAsia="Times New Roman" w:hAnsi="Times New Roman" w:cs="Times New Roman"/>
                <w:sz w:val="24"/>
                <w:szCs w:val="24"/>
                <w:lang w:val="kk-KZ"/>
              </w:rPr>
              <w:t>выдал</w:t>
            </w:r>
            <w:r w:rsidRPr="005E6667">
              <w:rPr>
                <w:rFonts w:ascii="Times New Roman" w:eastAsia="Times New Roman" w:hAnsi="Times New Roman" w:cs="Times New Roman"/>
                <w:sz w:val="24"/>
                <w:szCs w:val="24"/>
                <w:lang w:val="kk-KZ"/>
              </w:rPr>
              <w:t xml:space="preserve"> Заемщику кредит </w:t>
            </w:r>
            <w:r w:rsidR="001242A2" w:rsidRPr="005E6667">
              <w:rPr>
                <w:rFonts w:ascii="Times New Roman" w:eastAsia="Times New Roman" w:hAnsi="Times New Roman" w:cs="Times New Roman"/>
                <w:sz w:val="24"/>
                <w:szCs w:val="24"/>
                <w:lang w:val="kk-KZ"/>
              </w:rPr>
              <w:t xml:space="preserve"> (целевой займ) </w:t>
            </w:r>
            <w:r w:rsidRPr="005E6667">
              <w:rPr>
                <w:rFonts w:ascii="Times New Roman" w:eastAsia="Times New Roman" w:hAnsi="Times New Roman" w:cs="Times New Roman"/>
                <w:sz w:val="24"/>
                <w:szCs w:val="24"/>
                <w:lang w:val="kk-KZ"/>
              </w:rPr>
              <w:t>в сумме</w:t>
            </w:r>
            <w:r w:rsidR="00FB4746" w:rsidRPr="005E6667">
              <w:rPr>
                <w:rFonts w:ascii="Times New Roman" w:eastAsia="Times New Roman" w:hAnsi="Times New Roman" w:cs="Times New Roman"/>
                <w:sz w:val="24"/>
                <w:szCs w:val="24"/>
                <w:lang w:val="kk-KZ"/>
              </w:rPr>
              <w:t xml:space="preserve"> </w:t>
            </w:r>
            <w:r w:rsidR="00A17372">
              <w:rPr>
                <w:rFonts w:ascii="Times New Roman" w:hAnsi="Times New Roman" w:cs="Times New Roman"/>
                <w:b/>
                <w:bCs/>
                <w:sz w:val="24"/>
                <w:szCs w:val="24"/>
              </w:rPr>
              <w:t>_______</w:t>
            </w:r>
            <w:r w:rsidR="00A17372" w:rsidRPr="005E6667">
              <w:rPr>
                <w:rFonts w:ascii="Times New Roman" w:hAnsi="Times New Roman" w:cs="Times New Roman"/>
                <w:b/>
                <w:bCs/>
                <w:sz w:val="24"/>
                <w:szCs w:val="24"/>
              </w:rPr>
              <w:t xml:space="preserve"> </w:t>
            </w:r>
            <w:r w:rsidR="00714BB1" w:rsidRPr="005E6667">
              <w:rPr>
                <w:rFonts w:ascii="Times New Roman" w:hAnsi="Times New Roman" w:cs="Times New Roman"/>
                <w:b/>
                <w:bCs/>
                <w:sz w:val="24"/>
                <w:szCs w:val="24"/>
              </w:rPr>
              <w:t>(</w:t>
            </w:r>
            <w:r w:rsidR="00A17372" w:rsidRPr="009C57E1">
              <w:rPr>
                <w:rFonts w:ascii="Times New Roman" w:hAnsi="Times New Roman" w:cs="Times New Roman"/>
                <w:b/>
                <w:bCs/>
                <w:i/>
                <w:iCs/>
                <w:sz w:val="24"/>
                <w:szCs w:val="24"/>
              </w:rPr>
              <w:t>прописью</w:t>
            </w:r>
            <w:r w:rsidR="00714BB1" w:rsidRPr="005E6667">
              <w:rPr>
                <w:rFonts w:ascii="Times New Roman" w:hAnsi="Times New Roman" w:cs="Times New Roman"/>
                <w:b/>
                <w:bCs/>
                <w:sz w:val="24"/>
                <w:szCs w:val="24"/>
              </w:rPr>
              <w:t>)</w:t>
            </w:r>
            <w:r w:rsidR="000D2BE2" w:rsidRPr="005E6667">
              <w:rPr>
                <w:rFonts w:ascii="Times New Roman" w:hAnsi="Times New Roman" w:cs="Times New Roman"/>
                <w:b/>
                <w:bCs/>
                <w:sz w:val="24"/>
                <w:szCs w:val="24"/>
              </w:rPr>
              <w:t xml:space="preserve"> </w:t>
            </w:r>
            <w:r w:rsidR="00714BB1" w:rsidRPr="005E6667">
              <w:rPr>
                <w:rFonts w:ascii="Times New Roman" w:hAnsi="Times New Roman" w:cs="Times New Roman"/>
                <w:b/>
                <w:bCs/>
                <w:sz w:val="24"/>
                <w:szCs w:val="24"/>
              </w:rPr>
              <w:t>тенге</w:t>
            </w:r>
            <w:r w:rsidR="00D30F75" w:rsidRPr="005E6667">
              <w:rPr>
                <w:rFonts w:ascii="Times New Roman" w:hAnsi="Times New Roman" w:cs="Times New Roman"/>
                <w:sz w:val="24"/>
                <w:szCs w:val="24"/>
                <w:lang w:val="kk-KZ"/>
              </w:rPr>
              <w:t>,</w:t>
            </w:r>
            <w:r w:rsidR="00306710" w:rsidRPr="005E6667">
              <w:rPr>
                <w:rFonts w:ascii="Times New Roman" w:hAnsi="Times New Roman" w:cs="Times New Roman"/>
                <w:sz w:val="24"/>
                <w:szCs w:val="24"/>
                <w:lang w:val="kk-KZ"/>
              </w:rPr>
              <w:t xml:space="preserve"> </w:t>
            </w:r>
            <w:r w:rsidR="00E36D3A" w:rsidRPr="005E6667">
              <w:rPr>
                <w:rFonts w:ascii="Times New Roman" w:hAnsi="Times New Roman" w:cs="Times New Roman"/>
                <w:sz w:val="24"/>
                <w:szCs w:val="24"/>
              </w:rPr>
              <w:t xml:space="preserve">на </w:t>
            </w:r>
            <w:r w:rsidR="00A17372">
              <w:rPr>
                <w:rFonts w:ascii="Times New Roman" w:hAnsi="Times New Roman" w:cs="Times New Roman"/>
                <w:b/>
                <w:bCs/>
                <w:sz w:val="24"/>
                <w:szCs w:val="24"/>
              </w:rPr>
              <w:t>_______</w:t>
            </w:r>
            <w:r w:rsidR="000940E9" w:rsidRPr="005E6667">
              <w:rPr>
                <w:rFonts w:ascii="Times New Roman" w:hAnsi="Times New Roman" w:cs="Times New Roman"/>
                <w:sz w:val="24"/>
                <w:szCs w:val="24"/>
              </w:rPr>
              <w:t xml:space="preserve"> </w:t>
            </w:r>
            <w:r w:rsidR="001E316A" w:rsidRPr="005E6667">
              <w:rPr>
                <w:rFonts w:ascii="Times New Roman" w:eastAsia="Times New Roman" w:hAnsi="Times New Roman" w:cs="Times New Roman"/>
                <w:sz w:val="24"/>
                <w:szCs w:val="24"/>
                <w:lang w:val="kk-KZ"/>
              </w:rPr>
              <w:t>(</w:t>
            </w:r>
            <w:r w:rsidR="00F70168" w:rsidRPr="005E6667">
              <w:rPr>
                <w:rFonts w:ascii="Times New Roman" w:eastAsia="Times New Roman" w:hAnsi="Times New Roman" w:cs="Times New Roman"/>
                <w:i/>
                <w:iCs/>
                <w:sz w:val="24"/>
                <w:szCs w:val="24"/>
                <w:lang w:val="kk-KZ"/>
              </w:rPr>
              <w:t>целевое назначение займа подлежит документальному подтверждению Заемщиком посредством предоставления соответствующих подтверждающих документов, перечисленных в Приложении №2 к настоящему Договору)</w:t>
            </w:r>
            <w:r w:rsidR="00F70168" w:rsidRPr="005E6667">
              <w:rPr>
                <w:rFonts w:ascii="Times New Roman" w:eastAsia="Times New Roman" w:hAnsi="Times New Roman" w:cs="Times New Roman"/>
                <w:sz w:val="24"/>
                <w:szCs w:val="24"/>
                <w:lang w:val="kk-KZ"/>
              </w:rPr>
              <w:t>,</w:t>
            </w:r>
            <w:r w:rsidR="00F70168" w:rsidRPr="005E6667">
              <w:rPr>
                <w:rFonts w:ascii="Times New Roman" w:hAnsi="Times New Roman" w:cs="Times New Roman"/>
                <w:sz w:val="24"/>
                <w:szCs w:val="24"/>
                <w:lang w:val="kk-KZ"/>
              </w:rPr>
              <w:t xml:space="preserve"> </w:t>
            </w:r>
            <w:r w:rsidRPr="005E6667">
              <w:rPr>
                <w:rFonts w:ascii="Times New Roman" w:eastAsia="Times New Roman" w:hAnsi="Times New Roman" w:cs="Times New Roman"/>
                <w:sz w:val="24"/>
                <w:szCs w:val="24"/>
                <w:lang w:val="kk-KZ"/>
              </w:rPr>
              <w:t xml:space="preserve">сроком </w:t>
            </w:r>
            <w:r w:rsidR="00275A3D" w:rsidRPr="005E6667">
              <w:rPr>
                <w:rFonts w:ascii="Times New Roman" w:eastAsia="Times New Roman" w:hAnsi="Times New Roman" w:cs="Times New Roman"/>
                <w:sz w:val="24"/>
                <w:szCs w:val="24"/>
                <w:lang w:val="kk-KZ"/>
              </w:rPr>
              <w:t xml:space="preserve">на </w:t>
            </w:r>
            <w:r w:rsidR="00A17372">
              <w:rPr>
                <w:rFonts w:ascii="Times New Roman" w:eastAsia="Times New Roman" w:hAnsi="Times New Roman" w:cs="Times New Roman"/>
                <w:sz w:val="24"/>
                <w:szCs w:val="24"/>
                <w:lang w:val="kk-KZ"/>
              </w:rPr>
              <w:t>____</w:t>
            </w:r>
            <w:r w:rsidR="00190AC1" w:rsidRPr="005E6667">
              <w:rPr>
                <w:rFonts w:ascii="Times New Roman" w:eastAsia="Times New Roman" w:hAnsi="Times New Roman" w:cs="Times New Roman"/>
                <w:b/>
                <w:sz w:val="24"/>
                <w:szCs w:val="24"/>
                <w:lang w:val="kk-KZ"/>
              </w:rPr>
              <w:t xml:space="preserve"> (</w:t>
            </w:r>
            <w:r w:rsidR="00A17372" w:rsidRPr="009C57E1">
              <w:rPr>
                <w:rFonts w:ascii="Times New Roman" w:hAnsi="Times New Roman" w:cs="Times New Roman"/>
                <w:b/>
                <w:bCs/>
                <w:i/>
                <w:iCs/>
                <w:sz w:val="24"/>
                <w:szCs w:val="24"/>
              </w:rPr>
              <w:t>прописью</w:t>
            </w:r>
            <w:r w:rsidR="00190AC1" w:rsidRPr="005E6667">
              <w:rPr>
                <w:rFonts w:ascii="Times New Roman" w:eastAsia="Times New Roman" w:hAnsi="Times New Roman" w:cs="Times New Roman"/>
                <w:b/>
                <w:sz w:val="24"/>
                <w:szCs w:val="24"/>
                <w:lang w:val="kk-KZ"/>
              </w:rPr>
              <w:t xml:space="preserve">) месяцев </w:t>
            </w:r>
            <w:r w:rsidRPr="005E6667">
              <w:rPr>
                <w:rFonts w:ascii="Times New Roman" w:eastAsia="Times New Roman" w:hAnsi="Times New Roman" w:cs="Times New Roman"/>
                <w:sz w:val="24"/>
                <w:szCs w:val="24"/>
                <w:lang w:val="kk-KZ"/>
              </w:rPr>
              <w:t>с</w:t>
            </w:r>
            <w:r w:rsidR="00DC30C9" w:rsidRPr="005E6667">
              <w:rPr>
                <w:rFonts w:ascii="Times New Roman" w:eastAsia="Times New Roman" w:hAnsi="Times New Roman" w:cs="Times New Roman"/>
                <w:sz w:val="24"/>
                <w:szCs w:val="24"/>
                <w:lang w:val="kk-KZ"/>
              </w:rPr>
              <w:t>о</w:t>
            </w:r>
            <w:r w:rsidR="00CC7C94" w:rsidRPr="005E6667">
              <w:rPr>
                <w:rFonts w:ascii="Times New Roman" w:eastAsia="Times New Roman" w:hAnsi="Times New Roman" w:cs="Times New Roman"/>
                <w:sz w:val="24"/>
                <w:szCs w:val="24"/>
                <w:lang w:val="kk-KZ"/>
              </w:rPr>
              <w:t xml:space="preserve"> </w:t>
            </w:r>
            <w:r w:rsidR="00DC30C9" w:rsidRPr="005E6667">
              <w:rPr>
                <w:rFonts w:ascii="Times New Roman" w:eastAsia="Times New Roman" w:hAnsi="Times New Roman" w:cs="Times New Roman"/>
                <w:sz w:val="24"/>
                <w:szCs w:val="24"/>
                <w:lang w:val="kk-KZ"/>
              </w:rPr>
              <w:t xml:space="preserve">дня </w:t>
            </w:r>
            <w:r w:rsidR="00E8478B">
              <w:rPr>
                <w:rFonts w:ascii="Times New Roman" w:eastAsia="Times New Roman" w:hAnsi="Times New Roman" w:cs="Times New Roman"/>
                <w:sz w:val="24"/>
                <w:szCs w:val="24"/>
                <w:lang w:val="kk-KZ"/>
              </w:rPr>
              <w:t>выдачи кредита</w:t>
            </w:r>
            <w:r w:rsidRPr="005E6667">
              <w:rPr>
                <w:rFonts w:ascii="Times New Roman" w:eastAsia="Times New Roman" w:hAnsi="Times New Roman" w:cs="Times New Roman"/>
                <w:sz w:val="24"/>
                <w:szCs w:val="24"/>
                <w:lang w:val="kk-KZ"/>
              </w:rPr>
              <w:t xml:space="preserve">.  </w:t>
            </w:r>
          </w:p>
          <w:p w14:paraId="497E5454" w14:textId="5348C6A1" w:rsidR="00C05D6A" w:rsidRPr="005E6667" w:rsidRDefault="00F548D7" w:rsidP="00E27439">
            <w:pPr>
              <w:ind w:left="3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1.2. </w:t>
            </w:r>
            <w:r w:rsidR="00C05D6A" w:rsidRPr="005E6667">
              <w:rPr>
                <w:rFonts w:ascii="Times New Roman" w:eastAsia="Times New Roman" w:hAnsi="Times New Roman" w:cs="Times New Roman"/>
                <w:sz w:val="24"/>
                <w:szCs w:val="24"/>
                <w:lang w:val="kk-KZ"/>
              </w:rPr>
              <w:t>Начисление вознаграждения рассчитывается в размере 2,5% (два целых пять десятых процентов</w:t>
            </w:r>
            <w:r w:rsidR="007D59DF">
              <w:rPr>
                <w:rFonts w:ascii="Times New Roman" w:eastAsia="Times New Roman" w:hAnsi="Times New Roman" w:cs="Times New Roman"/>
                <w:sz w:val="24"/>
                <w:szCs w:val="24"/>
                <w:lang w:val="kk-KZ"/>
              </w:rPr>
              <w:t>)</w:t>
            </w:r>
            <w:r w:rsidR="00C05D6A" w:rsidRPr="005E6667">
              <w:rPr>
                <w:rFonts w:ascii="Times New Roman" w:eastAsia="Times New Roman" w:hAnsi="Times New Roman" w:cs="Times New Roman"/>
                <w:sz w:val="24"/>
                <w:szCs w:val="24"/>
                <w:lang w:val="kk-KZ"/>
              </w:rPr>
              <w:t xml:space="preserve"> годовых (фиксированная ставка), годовая эффективная ставка вознаграждения на дату заключения Договора составляет </w:t>
            </w:r>
            <w:r w:rsidR="009C57E1">
              <w:rPr>
                <w:rFonts w:ascii="Times New Roman" w:hAnsi="Times New Roman" w:cs="Times New Roman"/>
                <w:sz w:val="24"/>
                <w:szCs w:val="24"/>
              </w:rPr>
              <w:t>____</w:t>
            </w:r>
            <w:r w:rsidR="00E1535B" w:rsidRPr="005E6667">
              <w:rPr>
                <w:rFonts w:ascii="Times New Roman" w:hAnsi="Times New Roman" w:cs="Times New Roman"/>
                <w:sz w:val="24"/>
                <w:szCs w:val="24"/>
              </w:rPr>
              <w:t>%</w:t>
            </w:r>
            <w:r w:rsidR="00E1535B" w:rsidRPr="005E6667">
              <w:rPr>
                <w:rFonts w:ascii="Times New Roman" w:hAnsi="Times New Roman" w:cs="Times New Roman"/>
                <w:sz w:val="24"/>
                <w:szCs w:val="24"/>
                <w:lang w:val="kk-KZ"/>
              </w:rPr>
              <w:t xml:space="preserve"> </w:t>
            </w:r>
            <w:r w:rsidR="00E1535B" w:rsidRPr="005E6667">
              <w:rPr>
                <w:rFonts w:ascii="Times New Roman" w:hAnsi="Times New Roman" w:cs="Times New Roman"/>
                <w:sz w:val="24"/>
                <w:szCs w:val="24"/>
              </w:rPr>
              <w:t>(</w:t>
            </w:r>
            <w:r w:rsidR="009C57E1">
              <w:rPr>
                <w:rFonts w:ascii="Times New Roman" w:hAnsi="Times New Roman" w:cs="Times New Roman"/>
                <w:sz w:val="24"/>
                <w:szCs w:val="24"/>
                <w:lang w:val="kk-KZ"/>
              </w:rPr>
              <w:t>прописью</w:t>
            </w:r>
            <w:r w:rsidR="00E1535B" w:rsidRPr="005E6667">
              <w:rPr>
                <w:rFonts w:ascii="Times New Roman" w:hAnsi="Times New Roman" w:cs="Times New Roman"/>
                <w:sz w:val="24"/>
                <w:szCs w:val="24"/>
              </w:rPr>
              <w:t xml:space="preserve">), </w:t>
            </w:r>
            <w:r w:rsidR="00C05D6A" w:rsidRPr="005E6667">
              <w:rPr>
                <w:rFonts w:ascii="Times New Roman" w:eastAsia="Times New Roman" w:hAnsi="Times New Roman" w:cs="Times New Roman"/>
                <w:sz w:val="24"/>
                <w:szCs w:val="24"/>
                <w:lang w:val="kk-KZ"/>
              </w:rPr>
              <w:t>процентов годовых.</w:t>
            </w:r>
          </w:p>
          <w:p w14:paraId="4F7F5F45" w14:textId="77777777" w:rsidR="007A4576" w:rsidRPr="007A4576" w:rsidRDefault="00F548D7" w:rsidP="007A4576">
            <w:pPr>
              <w:ind w:left="3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1.3. </w:t>
            </w:r>
            <w:r w:rsidR="007A4576" w:rsidRPr="007A4576">
              <w:rPr>
                <w:rFonts w:ascii="Times New Roman" w:eastAsia="Times New Roman" w:hAnsi="Times New Roman" w:cs="Times New Roman"/>
                <w:sz w:val="24"/>
                <w:szCs w:val="24"/>
                <w:lang w:val="kk-KZ"/>
              </w:rPr>
              <w:t>Льготный период по погашению основного долга: ___________________________ с даты выдачи кредита.</w:t>
            </w:r>
          </w:p>
          <w:p w14:paraId="0E76049E" w14:textId="4E9C62C2" w:rsidR="00F548D7" w:rsidRDefault="007A4576" w:rsidP="007A4576">
            <w:pPr>
              <w:ind w:left="33"/>
              <w:jc w:val="both"/>
              <w:rPr>
                <w:rFonts w:ascii="Times New Roman" w:eastAsia="Times New Roman" w:hAnsi="Times New Roman" w:cs="Times New Roman"/>
                <w:sz w:val="24"/>
                <w:szCs w:val="24"/>
                <w:lang w:val="kk-KZ"/>
              </w:rPr>
            </w:pPr>
            <w:r w:rsidRPr="007A4576">
              <w:rPr>
                <w:rFonts w:ascii="Times New Roman" w:eastAsia="Times New Roman" w:hAnsi="Times New Roman" w:cs="Times New Roman"/>
                <w:sz w:val="24"/>
                <w:szCs w:val="24"/>
                <w:lang w:val="kk-KZ"/>
              </w:rPr>
              <w:t>Льготный период по погашению вознаграждения: ___________________________ с даты выдачи кредита.</w:t>
            </w:r>
          </w:p>
          <w:p w14:paraId="5230D80C" w14:textId="77777777" w:rsidR="00C518BD" w:rsidRDefault="00C518BD" w:rsidP="007A4576">
            <w:pPr>
              <w:ind w:left="33"/>
              <w:jc w:val="both"/>
              <w:rPr>
                <w:rFonts w:ascii="Times New Roman" w:eastAsia="Times New Roman" w:hAnsi="Times New Roman" w:cs="Times New Roman"/>
                <w:sz w:val="24"/>
                <w:szCs w:val="24"/>
                <w:lang w:val="kk-KZ"/>
              </w:rPr>
            </w:pPr>
          </w:p>
          <w:p w14:paraId="5C71D579" w14:textId="77777777" w:rsidR="00C518BD" w:rsidRPr="005E6667" w:rsidRDefault="00C518BD" w:rsidP="007A4576">
            <w:pPr>
              <w:ind w:left="33"/>
              <w:jc w:val="both"/>
              <w:rPr>
                <w:rFonts w:ascii="Times New Roman" w:eastAsia="Times New Roman" w:hAnsi="Times New Roman" w:cs="Times New Roman"/>
                <w:sz w:val="24"/>
                <w:szCs w:val="24"/>
                <w:lang w:val="kk-KZ"/>
              </w:rPr>
            </w:pPr>
          </w:p>
          <w:p w14:paraId="609BDCAA" w14:textId="77777777" w:rsidR="00C05D6A" w:rsidRPr="005E6667" w:rsidRDefault="00F548D7" w:rsidP="00E27439">
            <w:pPr>
              <w:ind w:left="3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1.4. </w:t>
            </w:r>
            <w:r w:rsidR="009A0D8F" w:rsidRPr="005E6667">
              <w:rPr>
                <w:rFonts w:ascii="Times New Roman" w:eastAsia="Times New Roman" w:hAnsi="Times New Roman" w:cs="Times New Roman"/>
                <w:sz w:val="24"/>
                <w:szCs w:val="24"/>
                <w:lang w:val="kk-KZ"/>
              </w:rPr>
              <w:t xml:space="preserve">Выдача </w:t>
            </w:r>
            <w:r w:rsidR="00C05D6A" w:rsidRPr="005E6667">
              <w:rPr>
                <w:rFonts w:ascii="Times New Roman" w:eastAsia="Times New Roman" w:hAnsi="Times New Roman" w:cs="Times New Roman"/>
                <w:sz w:val="24"/>
                <w:szCs w:val="24"/>
                <w:lang w:val="kk-KZ"/>
              </w:rPr>
              <w:t>кредита производится на условиях обеспеченности, срочности, платности, возвратности и целевой направленности.</w:t>
            </w:r>
          </w:p>
          <w:p w14:paraId="566D5999" w14:textId="77777777" w:rsidR="00BF4D4D" w:rsidRPr="005E6667" w:rsidRDefault="00BF4D4D" w:rsidP="00E27439">
            <w:pPr>
              <w:pStyle w:val="afc"/>
              <w:tabs>
                <w:tab w:val="left" w:pos="426"/>
              </w:tabs>
              <w:spacing w:before="0"/>
              <w:ind w:left="37" w:firstLine="0"/>
              <w:contextualSpacing/>
              <w:rPr>
                <w:szCs w:val="24"/>
              </w:rPr>
            </w:pPr>
            <w:r w:rsidRPr="005E6667">
              <w:rPr>
                <w:szCs w:val="24"/>
              </w:rPr>
              <w:t xml:space="preserve">1.5. </w:t>
            </w:r>
            <w:r w:rsidRPr="005E6667">
              <w:rPr>
                <w:szCs w:val="24"/>
                <w:lang w:val="kk-KZ"/>
              </w:rPr>
              <w:t>Заемщик использует кредитные средства в безналичном порядке.</w:t>
            </w:r>
          </w:p>
          <w:p w14:paraId="3C131561" w14:textId="77777777" w:rsidR="00BF4D4D" w:rsidRPr="005E6667" w:rsidRDefault="00BF4D4D" w:rsidP="00E27439">
            <w:pPr>
              <w:ind w:left="33"/>
              <w:jc w:val="both"/>
              <w:rPr>
                <w:rFonts w:ascii="Times New Roman" w:eastAsia="Times New Roman" w:hAnsi="Times New Roman" w:cs="Times New Roman"/>
                <w:sz w:val="24"/>
                <w:szCs w:val="24"/>
              </w:rPr>
            </w:pPr>
          </w:p>
          <w:p w14:paraId="4327F910" w14:textId="77777777" w:rsidR="00C05D6A" w:rsidRPr="005E6667" w:rsidRDefault="00C05D6A" w:rsidP="00E27439">
            <w:pPr>
              <w:keepNext/>
              <w:keepLines/>
              <w:numPr>
                <w:ilvl w:val="0"/>
                <w:numId w:val="15"/>
              </w:numPr>
              <w:rPr>
                <w:rFonts w:ascii="Times New Roman" w:eastAsia="Times New Roman" w:hAnsi="Times New Roman" w:cs="Times New Roman"/>
                <w:b/>
                <w:sz w:val="24"/>
                <w:szCs w:val="24"/>
                <w:lang w:val="kk-KZ"/>
              </w:rPr>
            </w:pPr>
            <w:r w:rsidRPr="005E6667">
              <w:rPr>
                <w:rFonts w:ascii="Times New Roman" w:eastAsia="Times New Roman" w:hAnsi="Times New Roman" w:cs="Times New Roman"/>
                <w:b/>
                <w:sz w:val="24"/>
                <w:szCs w:val="24"/>
                <w:lang w:val="kk-KZ"/>
              </w:rPr>
              <w:t>УСЛОВИЯ ПРЕДОСТАВЛЕНИЯ КРЕДИТА</w:t>
            </w:r>
          </w:p>
          <w:p w14:paraId="6F8AB7F2" w14:textId="50078FAE" w:rsidR="00C05D6A" w:rsidRPr="005E6667" w:rsidRDefault="00C05D6A" w:rsidP="00E27439">
            <w:pPr>
              <w:numPr>
                <w:ilvl w:val="1"/>
                <w:numId w:val="15"/>
              </w:numPr>
              <w:tabs>
                <w:tab w:val="left" w:pos="426"/>
              </w:tabs>
              <w:ind w:left="643" w:hanging="64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Способ погашения: в </w:t>
            </w:r>
            <w:r w:rsidR="00857139" w:rsidRPr="005E6667">
              <w:rPr>
                <w:rFonts w:ascii="Times New Roman" w:eastAsia="Times New Roman" w:hAnsi="Times New Roman" w:cs="Times New Roman"/>
                <w:sz w:val="24"/>
                <w:szCs w:val="24"/>
                <w:lang w:val="kk-KZ"/>
              </w:rPr>
              <w:t>безналичной</w:t>
            </w:r>
            <w:r w:rsidR="007F00A8">
              <w:rPr>
                <w:rFonts w:ascii="Times New Roman" w:eastAsia="Times New Roman" w:hAnsi="Times New Roman" w:cs="Times New Roman"/>
                <w:sz w:val="24"/>
                <w:szCs w:val="24"/>
                <w:lang w:val="kk-KZ"/>
              </w:rPr>
              <w:t xml:space="preserve"> </w:t>
            </w:r>
            <w:r w:rsidR="00BA59DF" w:rsidRPr="005E6667">
              <w:rPr>
                <w:rFonts w:ascii="Times New Roman" w:eastAsia="Times New Roman" w:hAnsi="Times New Roman" w:cs="Times New Roman"/>
                <w:sz w:val="24"/>
                <w:szCs w:val="24"/>
                <w:lang w:val="kk-KZ"/>
              </w:rPr>
              <w:t>форме</w:t>
            </w:r>
            <w:r w:rsidRPr="005E6667">
              <w:rPr>
                <w:rFonts w:ascii="Times New Roman" w:eastAsia="Times New Roman" w:hAnsi="Times New Roman" w:cs="Times New Roman"/>
                <w:sz w:val="24"/>
                <w:szCs w:val="24"/>
                <w:lang w:val="kk-KZ"/>
              </w:rPr>
              <w:t>.</w:t>
            </w:r>
          </w:p>
          <w:p w14:paraId="4923248F" w14:textId="01A9E2E3" w:rsidR="00877D14" w:rsidRPr="007D59DF" w:rsidRDefault="00911753" w:rsidP="00F27D38">
            <w:pPr>
              <w:numPr>
                <w:ilvl w:val="1"/>
                <w:numId w:val="15"/>
              </w:numPr>
              <w:tabs>
                <w:tab w:val="left" w:pos="426"/>
              </w:tabs>
              <w:jc w:val="both"/>
              <w:rPr>
                <w:rFonts w:ascii="Times New Roman" w:eastAsia="Times New Roman" w:hAnsi="Times New Roman" w:cs="Times New Roman"/>
                <w:b/>
                <w:sz w:val="24"/>
                <w:szCs w:val="24"/>
                <w:lang w:val="kk-KZ"/>
              </w:rPr>
            </w:pPr>
            <w:r w:rsidRPr="007D59DF">
              <w:rPr>
                <w:rFonts w:ascii="Times New Roman" w:eastAsia="Times New Roman" w:hAnsi="Times New Roman" w:cs="Times New Roman"/>
                <w:sz w:val="24"/>
                <w:szCs w:val="24"/>
                <w:lang w:val="kk-KZ"/>
              </w:rPr>
              <w:t xml:space="preserve"> </w:t>
            </w:r>
            <w:r w:rsidR="00C05D6A" w:rsidRPr="007D59DF">
              <w:rPr>
                <w:rFonts w:ascii="Times New Roman" w:eastAsia="Times New Roman" w:hAnsi="Times New Roman" w:cs="Times New Roman"/>
                <w:sz w:val="24"/>
                <w:szCs w:val="24"/>
                <w:lang w:val="kk-KZ"/>
              </w:rPr>
              <w:t>Метод погашения кредита:</w:t>
            </w:r>
            <w:r w:rsidR="007D59DF">
              <w:rPr>
                <w:rFonts w:ascii="Times New Roman" w:eastAsia="Times New Roman" w:hAnsi="Times New Roman" w:cs="Times New Roman"/>
                <w:sz w:val="24"/>
                <w:szCs w:val="24"/>
                <w:lang w:val="kk-KZ"/>
              </w:rPr>
              <w:t xml:space="preserve"> </w:t>
            </w:r>
            <w:r w:rsidR="00AD28E4" w:rsidRPr="007D59DF">
              <w:rPr>
                <w:rFonts w:ascii="Times New Roman" w:eastAsia="Times New Roman" w:hAnsi="Times New Roman" w:cs="Times New Roman"/>
                <w:b/>
                <w:sz w:val="24"/>
                <w:szCs w:val="24"/>
                <w:lang w:val="kk-KZ"/>
              </w:rPr>
              <w:t>дифференцированный (погашение основного долга равными долями)</w:t>
            </w:r>
            <w:r w:rsidRPr="007D59DF">
              <w:rPr>
                <w:rFonts w:ascii="Times New Roman" w:eastAsia="Times New Roman" w:hAnsi="Times New Roman" w:cs="Times New Roman"/>
                <w:b/>
                <w:sz w:val="24"/>
                <w:szCs w:val="24"/>
              </w:rPr>
              <w:t>/</w:t>
            </w:r>
            <w:r w:rsidRPr="00911753">
              <w:t xml:space="preserve"> </w:t>
            </w:r>
            <w:r w:rsidRPr="007D59DF">
              <w:rPr>
                <w:rFonts w:ascii="Times New Roman" w:eastAsia="Times New Roman" w:hAnsi="Times New Roman" w:cs="Times New Roman"/>
                <w:b/>
                <w:sz w:val="24"/>
                <w:szCs w:val="24"/>
              </w:rPr>
              <w:t>Аннуитетный метод погашения - равные ежемесячные платежи по кредиту, включающие основной долг и вознаграждение.</w:t>
            </w:r>
          </w:p>
          <w:p w14:paraId="50CEE255" w14:textId="77777777" w:rsidR="00C05D6A" w:rsidRPr="005E6667" w:rsidRDefault="00C05D6A" w:rsidP="00E27439">
            <w:pPr>
              <w:numPr>
                <w:ilvl w:val="1"/>
                <w:numId w:val="15"/>
              </w:numPr>
              <w:tabs>
                <w:tab w:val="left" w:pos="426"/>
              </w:tabs>
              <w:ind w:left="0" w:firstLine="0"/>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При погашении Заемщиком задолженности по возврату полученного кредита и начисленного вознаграждения, деньги направляются на погашение задолженности в следующей очередности:</w:t>
            </w:r>
          </w:p>
          <w:p w14:paraId="2BCDC387" w14:textId="77777777" w:rsidR="00C05D6A" w:rsidRPr="005E6667" w:rsidRDefault="00C05D6A" w:rsidP="00E27439">
            <w:pPr>
              <w:numPr>
                <w:ilvl w:val="0"/>
                <w:numId w:val="13"/>
              </w:numPr>
              <w:tabs>
                <w:tab w:val="left" w:pos="426"/>
              </w:tabs>
              <w:ind w:firstLine="317"/>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начисленное вознаграждение;</w:t>
            </w:r>
          </w:p>
          <w:p w14:paraId="0FD2D40F" w14:textId="77777777" w:rsidR="00C05D6A" w:rsidRPr="005E6667" w:rsidRDefault="00C05D6A" w:rsidP="00E27439">
            <w:pPr>
              <w:numPr>
                <w:ilvl w:val="0"/>
                <w:numId w:val="13"/>
              </w:numPr>
              <w:tabs>
                <w:tab w:val="left" w:pos="426"/>
              </w:tabs>
              <w:ind w:firstLine="317"/>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lastRenderedPageBreak/>
              <w:t>основной долг.</w:t>
            </w:r>
          </w:p>
          <w:p w14:paraId="261DF7E7" w14:textId="77777777" w:rsidR="00C05D6A" w:rsidRPr="005E6667" w:rsidRDefault="00C05D6A" w:rsidP="00E27439">
            <w:pPr>
              <w:tabs>
                <w:tab w:val="left" w:pos="742"/>
                <w:tab w:val="left" w:pos="850"/>
                <w:tab w:val="left" w:pos="884"/>
                <w:tab w:val="left" w:pos="992"/>
              </w:tabs>
              <w:ind w:left="5"/>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Погашение Заемщиком задолженности в случае просрочки платежей и если сумма недостаточна для исполнения обязательств по полученному кредиту, осуществляется в следующей очередности:</w:t>
            </w:r>
          </w:p>
          <w:p w14:paraId="66BC1216" w14:textId="77777777" w:rsidR="00C05D6A" w:rsidRPr="005E6667" w:rsidRDefault="00C05D6A" w:rsidP="00E27439">
            <w:pPr>
              <w:numPr>
                <w:ilvl w:val="0"/>
                <w:numId w:val="11"/>
              </w:numPr>
              <w:ind w:left="0" w:firstLine="317"/>
              <w:contextualSpacing/>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задолженность по основному долгу;</w:t>
            </w:r>
          </w:p>
          <w:p w14:paraId="580EC689" w14:textId="77777777" w:rsidR="00C05D6A" w:rsidRPr="005E6667" w:rsidRDefault="00C05D6A" w:rsidP="00E27439">
            <w:pPr>
              <w:numPr>
                <w:ilvl w:val="0"/>
                <w:numId w:val="11"/>
              </w:numPr>
              <w:ind w:left="0" w:firstLine="317"/>
              <w:contextualSpacing/>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задолженность по вознаграждению;</w:t>
            </w:r>
          </w:p>
          <w:p w14:paraId="49E348DD" w14:textId="77777777" w:rsidR="00C05D6A" w:rsidRPr="005E6667" w:rsidRDefault="00C05D6A" w:rsidP="00E27439">
            <w:pPr>
              <w:numPr>
                <w:ilvl w:val="0"/>
                <w:numId w:val="11"/>
              </w:numPr>
              <w:ind w:left="0" w:firstLine="317"/>
              <w:contextualSpacing/>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неустойка (штраф, пеня) в размере, определенном в соответствии с пунктом 4.3 настоящего Договора;</w:t>
            </w:r>
          </w:p>
          <w:p w14:paraId="2F6F30FC" w14:textId="77777777" w:rsidR="00C05D6A" w:rsidRPr="005E6667" w:rsidRDefault="00C05D6A" w:rsidP="00E27439">
            <w:pPr>
              <w:numPr>
                <w:ilvl w:val="0"/>
                <w:numId w:val="11"/>
              </w:numPr>
              <w:ind w:left="0" w:firstLine="317"/>
              <w:contextualSpacing/>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сумма основного долга за текущий период платежей;</w:t>
            </w:r>
          </w:p>
          <w:p w14:paraId="57B70033" w14:textId="77777777" w:rsidR="00C05D6A" w:rsidRPr="005E6667" w:rsidRDefault="00C05D6A" w:rsidP="00E27439">
            <w:pPr>
              <w:numPr>
                <w:ilvl w:val="0"/>
                <w:numId w:val="11"/>
              </w:numPr>
              <w:ind w:left="0" w:firstLine="317"/>
              <w:contextualSpacing/>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вознаграждение, начисленное за текущий период платежей;</w:t>
            </w:r>
          </w:p>
          <w:p w14:paraId="4D608C30" w14:textId="0BA7CE08" w:rsidR="00752AC1" w:rsidRPr="005E6667" w:rsidRDefault="00752AC1" w:rsidP="00E27439">
            <w:pPr>
              <w:numPr>
                <w:ilvl w:val="1"/>
                <w:numId w:val="15"/>
              </w:numPr>
              <w:ind w:left="0" w:firstLine="0"/>
              <w:contextualSpacing/>
              <w:jc w:val="both"/>
              <w:rPr>
                <w:rFonts w:ascii="Times New Roman" w:eastAsia="Times New Roman" w:hAnsi="Times New Roman" w:cs="Times New Roman"/>
                <w:sz w:val="24"/>
                <w:szCs w:val="24"/>
                <w:lang w:val="kk-KZ"/>
              </w:rPr>
            </w:pPr>
            <w:r w:rsidRPr="00752AC1">
              <w:rPr>
                <w:rFonts w:ascii="Times New Roman" w:eastAsia="Times New Roman" w:hAnsi="Times New Roman" w:cs="Times New Roman"/>
                <w:sz w:val="24"/>
                <w:szCs w:val="24"/>
              </w:rPr>
              <w:t>Погашение основного долга и вознаграждения осуществляется Заемщиком с периодичностью, установленной графиком погашения платежей (</w:t>
            </w:r>
            <w:r w:rsidRPr="00752AC1">
              <w:rPr>
                <w:rFonts w:ascii="Times New Roman" w:eastAsia="Times New Roman" w:hAnsi="Times New Roman" w:cs="Times New Roman"/>
                <w:i/>
                <w:iCs/>
                <w:sz w:val="24"/>
                <w:szCs w:val="24"/>
              </w:rPr>
              <w:t>ежемесячно, ежеквартально, раз в полгода или раз в год</w:t>
            </w:r>
            <w:r w:rsidRPr="00752AC1">
              <w:rPr>
                <w:rFonts w:ascii="Times New Roman" w:eastAsia="Times New Roman" w:hAnsi="Times New Roman" w:cs="Times New Roman"/>
                <w:sz w:val="24"/>
                <w:szCs w:val="24"/>
              </w:rPr>
              <w:t>), путем перечисления денежных средств на текущий счет Поверенного (агента) в соответствии с графиком погашения платежей (Приложение №1 к настоящему Договору), являющимся его неотъемлемой частью.</w:t>
            </w:r>
            <w:r>
              <w:rPr>
                <w:rFonts w:ascii="Times New Roman" w:eastAsia="Times New Roman" w:hAnsi="Times New Roman" w:cs="Times New Roman"/>
                <w:sz w:val="24"/>
                <w:szCs w:val="24"/>
              </w:rPr>
              <w:t xml:space="preserve"> </w:t>
            </w:r>
          </w:p>
          <w:p w14:paraId="74E459D8" w14:textId="1176568C" w:rsidR="00C05D6A" w:rsidRPr="005E6667" w:rsidRDefault="00C05D6A" w:rsidP="00E27439">
            <w:pPr>
              <w:numPr>
                <w:ilvl w:val="1"/>
                <w:numId w:val="15"/>
              </w:numPr>
              <w:tabs>
                <w:tab w:val="left" w:pos="426"/>
                <w:tab w:val="left" w:pos="851"/>
              </w:tabs>
              <w:ind w:left="0" w:firstLine="0"/>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Обеспечением выполнения Заемщиком обязательств по настоящему Договору является следующее: </w:t>
            </w:r>
          </w:p>
          <w:p w14:paraId="7757B2D8" w14:textId="455149A4" w:rsidR="00C05D6A" w:rsidRPr="005E6667" w:rsidRDefault="00E01D83" w:rsidP="00E27439">
            <w:pPr>
              <w:jc w:val="both"/>
              <w:rPr>
                <w:rFonts w:ascii="Times New Roman" w:hAnsi="Times New Roman" w:cs="Times New Roman"/>
                <w:sz w:val="24"/>
                <w:szCs w:val="24"/>
                <w:lang w:val="kk-KZ"/>
              </w:rPr>
            </w:pPr>
            <w:r w:rsidRPr="005E6667">
              <w:rPr>
                <w:rFonts w:ascii="Times New Roman" w:eastAsia="Times New Roman" w:hAnsi="Times New Roman" w:cs="Times New Roman"/>
                <w:sz w:val="24"/>
                <w:szCs w:val="24"/>
                <w:lang w:val="kk-KZ"/>
              </w:rPr>
              <w:t>-</w:t>
            </w:r>
            <w:r w:rsidR="00DB30B7" w:rsidRPr="005E6667">
              <w:rPr>
                <w:rFonts w:ascii="Times New Roman" w:hAnsi="Times New Roman" w:cs="Times New Roman"/>
                <w:noProof/>
                <w:sz w:val="24"/>
                <w:szCs w:val="24"/>
                <w:lang w:val="kk-KZ"/>
              </w:rPr>
              <w:t xml:space="preserve"> </w:t>
            </w:r>
            <w:r w:rsidR="0058351B" w:rsidRPr="005E6667">
              <w:rPr>
                <w:rFonts w:ascii="Times New Roman" w:hAnsi="Times New Roman" w:cs="Times New Roman"/>
                <w:sz w:val="24"/>
                <w:szCs w:val="24"/>
                <w:lang w:val="kk-KZ"/>
              </w:rPr>
              <w:t>жилой дом</w:t>
            </w:r>
            <w:r w:rsidR="0058351B" w:rsidRPr="005E6667">
              <w:rPr>
                <w:rFonts w:ascii="Times New Roman" w:hAnsi="Times New Roman" w:cs="Times New Roman"/>
                <w:noProof/>
                <w:sz w:val="24"/>
                <w:szCs w:val="24"/>
                <w:lang w:val="kk-KZ"/>
              </w:rPr>
              <w:t xml:space="preserve"> (Литер А) общей площадью </w:t>
            </w:r>
            <w:r w:rsidR="000D2BE2" w:rsidRPr="005E6667">
              <w:rPr>
                <w:rFonts w:ascii="Times New Roman" w:hAnsi="Times New Roman" w:cs="Times New Roman"/>
                <w:noProof/>
                <w:sz w:val="24"/>
                <w:szCs w:val="24"/>
                <w:lang w:val="kk-KZ"/>
              </w:rPr>
              <w:t>–</w:t>
            </w:r>
            <w:r w:rsidR="0058351B" w:rsidRPr="005E6667">
              <w:rPr>
                <w:rFonts w:ascii="Times New Roman" w:hAnsi="Times New Roman" w:cs="Times New Roman"/>
                <w:noProof/>
                <w:sz w:val="24"/>
                <w:szCs w:val="24"/>
                <w:lang w:val="kk-KZ"/>
              </w:rPr>
              <w:t xml:space="preserve"> </w:t>
            </w:r>
            <w:r w:rsidR="00585B58">
              <w:rPr>
                <w:rStyle w:val="ezkurwreuab5ozgtqnkl"/>
                <w:rFonts w:ascii="Times New Roman" w:hAnsi="Times New Roman" w:cs="Times New Roman"/>
                <w:sz w:val="24"/>
                <w:szCs w:val="24"/>
                <w:lang w:val="kk-KZ"/>
              </w:rPr>
              <w:t>____</w:t>
            </w:r>
            <w:r w:rsidR="00585B58" w:rsidRPr="005E6667">
              <w:rPr>
                <w:rStyle w:val="ezkurwreuab5ozgtqnkl"/>
                <w:rFonts w:ascii="Times New Roman" w:hAnsi="Times New Roman" w:cs="Times New Roman"/>
                <w:sz w:val="24"/>
                <w:szCs w:val="24"/>
                <w:lang w:val="kk-KZ"/>
              </w:rPr>
              <w:t xml:space="preserve"> </w:t>
            </w:r>
            <w:r w:rsidR="0058351B" w:rsidRPr="005E6667">
              <w:rPr>
                <w:rFonts w:ascii="Times New Roman" w:hAnsi="Times New Roman" w:cs="Times New Roman"/>
                <w:noProof/>
                <w:sz w:val="24"/>
                <w:szCs w:val="24"/>
                <w:lang w:val="kk-KZ"/>
              </w:rPr>
              <w:t>кв.м.,</w:t>
            </w:r>
            <w:r w:rsidR="00600F13" w:rsidRPr="005E6667">
              <w:rPr>
                <w:rFonts w:ascii="Times New Roman" w:hAnsi="Times New Roman" w:cs="Times New Roman"/>
                <w:noProof/>
                <w:sz w:val="24"/>
                <w:szCs w:val="24"/>
                <w:lang w:val="kk-KZ"/>
              </w:rPr>
              <w:t xml:space="preserve"> жилой площадью – </w:t>
            </w:r>
            <w:r w:rsidR="00585B58">
              <w:rPr>
                <w:rStyle w:val="ezkurwreuab5ozgtqnkl"/>
                <w:rFonts w:ascii="Times New Roman" w:hAnsi="Times New Roman" w:cs="Times New Roman"/>
                <w:sz w:val="24"/>
                <w:szCs w:val="24"/>
                <w:lang w:val="kk-KZ"/>
              </w:rPr>
              <w:t>____</w:t>
            </w:r>
            <w:r w:rsidR="00585B58" w:rsidRPr="005E6667">
              <w:rPr>
                <w:rStyle w:val="ezkurwreuab5ozgtqnkl"/>
                <w:rFonts w:ascii="Times New Roman" w:hAnsi="Times New Roman" w:cs="Times New Roman"/>
                <w:sz w:val="24"/>
                <w:szCs w:val="24"/>
                <w:lang w:val="kk-KZ"/>
              </w:rPr>
              <w:t xml:space="preserve"> </w:t>
            </w:r>
            <w:r w:rsidR="00600F13" w:rsidRPr="005E6667">
              <w:rPr>
                <w:rFonts w:ascii="Times New Roman" w:hAnsi="Times New Roman" w:cs="Times New Roman"/>
                <w:noProof/>
                <w:sz w:val="24"/>
                <w:szCs w:val="24"/>
                <w:lang w:val="kk-KZ"/>
              </w:rPr>
              <w:t xml:space="preserve">кв.м., </w:t>
            </w:r>
            <w:r w:rsidR="0058351B" w:rsidRPr="005E6667">
              <w:rPr>
                <w:rFonts w:ascii="Times New Roman" w:hAnsi="Times New Roman" w:cs="Times New Roman"/>
                <w:noProof/>
                <w:sz w:val="24"/>
                <w:szCs w:val="24"/>
                <w:lang w:val="kk-KZ"/>
              </w:rPr>
              <w:t xml:space="preserve"> пристройка (Литер А1) общей площадью</w:t>
            </w:r>
            <w:r w:rsidR="001E34EC" w:rsidRPr="005E6667">
              <w:rPr>
                <w:rFonts w:ascii="Times New Roman" w:hAnsi="Times New Roman" w:cs="Times New Roman"/>
                <w:noProof/>
                <w:sz w:val="24"/>
                <w:szCs w:val="24"/>
                <w:lang w:val="kk-KZ"/>
              </w:rPr>
              <w:t xml:space="preserve"> </w:t>
            </w:r>
            <w:r w:rsidR="000D2BE2" w:rsidRPr="005E6667">
              <w:rPr>
                <w:rFonts w:ascii="Times New Roman" w:hAnsi="Times New Roman" w:cs="Times New Roman"/>
                <w:noProof/>
                <w:sz w:val="24"/>
                <w:szCs w:val="24"/>
                <w:lang w:val="kk-KZ"/>
              </w:rPr>
              <w:t>–</w:t>
            </w:r>
            <w:r w:rsidR="0058351B" w:rsidRPr="005E6667">
              <w:rPr>
                <w:rFonts w:ascii="Times New Roman" w:hAnsi="Times New Roman" w:cs="Times New Roman"/>
                <w:noProof/>
                <w:sz w:val="24"/>
                <w:szCs w:val="24"/>
                <w:lang w:val="kk-KZ"/>
              </w:rPr>
              <w:t xml:space="preserve"> </w:t>
            </w:r>
            <w:r w:rsidR="00585B58">
              <w:rPr>
                <w:rStyle w:val="ezkurwreuab5ozgtqnkl"/>
                <w:rFonts w:ascii="Times New Roman" w:hAnsi="Times New Roman" w:cs="Times New Roman"/>
                <w:sz w:val="24"/>
                <w:szCs w:val="24"/>
                <w:lang w:val="kk-KZ"/>
              </w:rPr>
              <w:t>____</w:t>
            </w:r>
            <w:r w:rsidR="00585B58" w:rsidRPr="005E6667">
              <w:rPr>
                <w:rStyle w:val="ezkurwreuab5ozgtqnkl"/>
                <w:rFonts w:ascii="Times New Roman" w:hAnsi="Times New Roman" w:cs="Times New Roman"/>
                <w:sz w:val="24"/>
                <w:szCs w:val="24"/>
                <w:lang w:val="kk-KZ"/>
              </w:rPr>
              <w:t xml:space="preserve"> </w:t>
            </w:r>
            <w:r w:rsidR="0058351B" w:rsidRPr="005E6667">
              <w:rPr>
                <w:rFonts w:ascii="Times New Roman" w:hAnsi="Times New Roman" w:cs="Times New Roman"/>
                <w:noProof/>
                <w:sz w:val="24"/>
                <w:szCs w:val="24"/>
                <w:lang w:val="kk-KZ"/>
              </w:rPr>
              <w:t>кв.м.,</w:t>
            </w:r>
            <w:r w:rsidR="00600F13" w:rsidRPr="005E6667">
              <w:rPr>
                <w:rFonts w:ascii="Times New Roman" w:hAnsi="Times New Roman" w:cs="Times New Roman"/>
                <w:noProof/>
                <w:sz w:val="24"/>
                <w:szCs w:val="24"/>
                <w:lang w:val="kk-KZ"/>
              </w:rPr>
              <w:t xml:space="preserve"> </w:t>
            </w:r>
            <w:r w:rsidR="0058351B" w:rsidRPr="005E6667">
              <w:rPr>
                <w:rFonts w:ascii="Times New Roman" w:hAnsi="Times New Roman" w:cs="Times New Roman"/>
                <w:noProof/>
                <w:sz w:val="24"/>
                <w:szCs w:val="24"/>
                <w:lang w:val="kk-KZ"/>
              </w:rPr>
              <w:t xml:space="preserve"> с земельным участком общей площадью </w:t>
            </w:r>
            <w:r w:rsidR="00585B58">
              <w:rPr>
                <w:rStyle w:val="ezkurwreuab5ozgtqnkl"/>
                <w:rFonts w:ascii="Times New Roman" w:hAnsi="Times New Roman" w:cs="Times New Roman"/>
                <w:sz w:val="24"/>
                <w:szCs w:val="24"/>
                <w:lang w:val="kk-KZ"/>
              </w:rPr>
              <w:t>____</w:t>
            </w:r>
            <w:r w:rsidR="00585B58" w:rsidRPr="005E6667">
              <w:rPr>
                <w:rStyle w:val="ezkurwreuab5ozgtqnkl"/>
                <w:rFonts w:ascii="Times New Roman" w:hAnsi="Times New Roman" w:cs="Times New Roman"/>
                <w:sz w:val="24"/>
                <w:szCs w:val="24"/>
                <w:lang w:val="kk-KZ"/>
              </w:rPr>
              <w:t xml:space="preserve"> </w:t>
            </w:r>
            <w:r w:rsidR="0058351B" w:rsidRPr="005E6667">
              <w:rPr>
                <w:rFonts w:ascii="Times New Roman" w:hAnsi="Times New Roman" w:cs="Times New Roman"/>
                <w:noProof/>
                <w:sz w:val="24"/>
                <w:szCs w:val="24"/>
                <w:lang w:val="kk-KZ"/>
              </w:rPr>
              <w:t>га, кадастровый номер</w:t>
            </w:r>
            <w:r w:rsidR="000D2BE2" w:rsidRPr="005E6667">
              <w:rPr>
                <w:rFonts w:ascii="Times New Roman" w:hAnsi="Times New Roman" w:cs="Times New Roman"/>
                <w:noProof/>
                <w:sz w:val="24"/>
                <w:szCs w:val="24"/>
                <w:lang w:val="kk-KZ"/>
              </w:rPr>
              <w:t xml:space="preserve"> земельного участка</w:t>
            </w:r>
            <w:r w:rsidR="0058351B" w:rsidRPr="005E6667">
              <w:rPr>
                <w:rFonts w:ascii="Times New Roman" w:hAnsi="Times New Roman" w:cs="Times New Roman"/>
                <w:noProof/>
                <w:sz w:val="24"/>
                <w:szCs w:val="24"/>
                <w:lang w:val="kk-KZ"/>
              </w:rPr>
              <w:t xml:space="preserve"> </w:t>
            </w:r>
            <w:r w:rsidR="00585B58">
              <w:rPr>
                <w:rStyle w:val="ezkurwreuab5ozgtqnkl"/>
                <w:rFonts w:ascii="Times New Roman" w:hAnsi="Times New Roman" w:cs="Times New Roman"/>
                <w:sz w:val="24"/>
                <w:szCs w:val="24"/>
                <w:lang w:val="kk-KZ"/>
              </w:rPr>
              <w:t>____</w:t>
            </w:r>
            <w:r w:rsidR="0058351B" w:rsidRPr="005E6667">
              <w:rPr>
                <w:rFonts w:ascii="Times New Roman" w:hAnsi="Times New Roman" w:cs="Times New Roman"/>
                <w:sz w:val="24"/>
                <w:szCs w:val="24"/>
                <w:lang w:val="kk-KZ"/>
              </w:rPr>
              <w:t>,</w:t>
            </w:r>
            <w:r w:rsidR="0058351B" w:rsidRPr="005E6667">
              <w:rPr>
                <w:rFonts w:ascii="Times New Roman" w:hAnsi="Times New Roman" w:cs="Times New Roman"/>
                <w:noProof/>
                <w:sz w:val="24"/>
                <w:szCs w:val="24"/>
                <w:lang w:val="kk-KZ"/>
              </w:rPr>
              <w:t xml:space="preserve"> находящегося по адресу</w:t>
            </w:r>
            <w:r w:rsidR="0058351B" w:rsidRPr="005E6667">
              <w:rPr>
                <w:rFonts w:ascii="Times New Roman" w:hAnsi="Times New Roman" w:cs="Times New Roman"/>
                <w:sz w:val="24"/>
                <w:szCs w:val="24"/>
                <w:lang w:val="kk-KZ"/>
              </w:rPr>
              <w:t xml:space="preserve">: </w:t>
            </w:r>
            <w:r w:rsidR="00585B58">
              <w:rPr>
                <w:rStyle w:val="ezkurwreuab5ozgtqnkl"/>
                <w:rFonts w:ascii="Times New Roman" w:hAnsi="Times New Roman" w:cs="Times New Roman"/>
                <w:sz w:val="24"/>
                <w:szCs w:val="24"/>
                <w:lang w:val="kk-KZ"/>
              </w:rPr>
              <w:t xml:space="preserve">____________ </w:t>
            </w:r>
            <w:r w:rsidR="000D320C" w:rsidRPr="005E6667">
              <w:rPr>
                <w:rFonts w:ascii="Times New Roman" w:hAnsi="Times New Roman" w:cs="Times New Roman"/>
                <w:sz w:val="24"/>
                <w:szCs w:val="24"/>
                <w:lang w:val="kk-KZ"/>
              </w:rPr>
              <w:t>(Договор залога №</w:t>
            </w:r>
            <w:r w:rsidR="00585B58">
              <w:rPr>
                <w:rStyle w:val="ezkurwreuab5ozgtqnkl"/>
                <w:rFonts w:ascii="Times New Roman" w:hAnsi="Times New Roman" w:cs="Times New Roman"/>
                <w:sz w:val="24"/>
                <w:szCs w:val="24"/>
                <w:lang w:val="kk-KZ"/>
              </w:rPr>
              <w:t>____</w:t>
            </w:r>
            <w:r w:rsidR="00585B58" w:rsidRPr="005E6667">
              <w:rPr>
                <w:rStyle w:val="ezkurwreuab5ozgtqnkl"/>
                <w:rFonts w:ascii="Times New Roman" w:hAnsi="Times New Roman" w:cs="Times New Roman"/>
                <w:sz w:val="24"/>
                <w:szCs w:val="24"/>
                <w:lang w:val="kk-KZ"/>
              </w:rPr>
              <w:t xml:space="preserve"> </w:t>
            </w:r>
            <w:r w:rsidR="00AD6F36" w:rsidRPr="005E6667">
              <w:rPr>
                <w:rFonts w:ascii="Times New Roman" w:hAnsi="Times New Roman" w:cs="Times New Roman"/>
                <w:sz w:val="24"/>
                <w:szCs w:val="24"/>
                <w:lang w:val="kk-KZ"/>
              </w:rPr>
              <w:t xml:space="preserve">от </w:t>
            </w:r>
            <w:r w:rsidR="00585B58">
              <w:rPr>
                <w:rStyle w:val="ezkurwreuab5ozgtqnkl"/>
                <w:rFonts w:ascii="Times New Roman" w:hAnsi="Times New Roman" w:cs="Times New Roman"/>
                <w:sz w:val="24"/>
                <w:szCs w:val="24"/>
                <w:lang w:val="kk-KZ"/>
              </w:rPr>
              <w:t>____</w:t>
            </w:r>
            <w:r w:rsidR="00585B58" w:rsidRPr="005E6667">
              <w:rPr>
                <w:rStyle w:val="ezkurwreuab5ozgtqnkl"/>
                <w:rFonts w:ascii="Times New Roman" w:hAnsi="Times New Roman" w:cs="Times New Roman"/>
                <w:sz w:val="24"/>
                <w:szCs w:val="24"/>
                <w:lang w:val="kk-KZ"/>
              </w:rPr>
              <w:t xml:space="preserve"> </w:t>
            </w:r>
            <w:r w:rsidR="000D320C" w:rsidRPr="005E6667">
              <w:rPr>
                <w:rFonts w:ascii="Times New Roman" w:hAnsi="Times New Roman" w:cs="Times New Roman"/>
                <w:sz w:val="24"/>
                <w:szCs w:val="24"/>
              </w:rPr>
              <w:t>года</w:t>
            </w:r>
            <w:r w:rsidR="000D320C" w:rsidRPr="005E6667">
              <w:rPr>
                <w:rFonts w:ascii="Times New Roman" w:hAnsi="Times New Roman" w:cs="Times New Roman"/>
                <w:sz w:val="24"/>
                <w:szCs w:val="24"/>
                <w:lang w:val="kk-KZ"/>
              </w:rPr>
              <w:t>)</w:t>
            </w:r>
            <w:r w:rsidR="00BD710D" w:rsidRPr="005E6667">
              <w:rPr>
                <w:rFonts w:ascii="Times New Roman" w:hAnsi="Times New Roman" w:cs="Times New Roman"/>
                <w:sz w:val="24"/>
                <w:szCs w:val="24"/>
                <w:lang w:val="kk-KZ"/>
              </w:rPr>
              <w:t>;</w:t>
            </w:r>
          </w:p>
          <w:p w14:paraId="5779ECE0" w14:textId="77F48A62" w:rsidR="00BE2E76" w:rsidRPr="005E6667" w:rsidRDefault="00C05D6A" w:rsidP="00E27439">
            <w:pPr>
              <w:ind w:firstLine="317"/>
              <w:contextualSpacing/>
              <w:jc w:val="both"/>
              <w:rPr>
                <w:rFonts w:ascii="Times New Roman" w:hAnsi="Times New Roman" w:cs="Times New Roman"/>
                <w:sz w:val="24"/>
                <w:szCs w:val="24"/>
              </w:rPr>
            </w:pPr>
            <w:r w:rsidRPr="005E6667">
              <w:rPr>
                <w:rFonts w:ascii="Times New Roman" w:eastAsia="Times New Roman" w:hAnsi="Times New Roman" w:cs="Times New Roman"/>
                <w:sz w:val="24"/>
                <w:szCs w:val="24"/>
                <w:lang w:val="kk-KZ"/>
              </w:rPr>
              <w:t xml:space="preserve">Рыночная стоимость имущества определена в сумме </w:t>
            </w:r>
            <w:r w:rsidR="00A419EE">
              <w:rPr>
                <w:rFonts w:ascii="Times New Roman" w:hAnsi="Times New Roman" w:cs="Times New Roman"/>
                <w:b/>
                <w:bCs/>
                <w:sz w:val="24"/>
                <w:szCs w:val="24"/>
              </w:rPr>
              <w:t>_______</w:t>
            </w:r>
            <w:r w:rsidR="00A419EE" w:rsidRPr="005E6667">
              <w:rPr>
                <w:rFonts w:ascii="Times New Roman" w:hAnsi="Times New Roman" w:cs="Times New Roman"/>
                <w:b/>
                <w:bCs/>
                <w:sz w:val="24"/>
                <w:szCs w:val="24"/>
              </w:rPr>
              <w:t xml:space="preserve"> </w:t>
            </w:r>
            <w:r w:rsidR="0067520C" w:rsidRPr="005E6667">
              <w:rPr>
                <w:rFonts w:ascii="Times New Roman" w:hAnsi="Times New Roman" w:cs="Times New Roman"/>
                <w:sz w:val="24"/>
                <w:szCs w:val="24"/>
              </w:rPr>
              <w:t>(</w:t>
            </w:r>
            <w:r w:rsidR="00A419EE">
              <w:rPr>
                <w:rFonts w:ascii="Times New Roman" w:hAnsi="Times New Roman" w:cs="Times New Roman"/>
                <w:sz w:val="24"/>
                <w:szCs w:val="24"/>
              </w:rPr>
              <w:t>прописью</w:t>
            </w:r>
            <w:r w:rsidR="0067520C" w:rsidRPr="005E6667">
              <w:rPr>
                <w:rFonts w:ascii="Times New Roman" w:hAnsi="Times New Roman" w:cs="Times New Roman"/>
                <w:sz w:val="24"/>
                <w:szCs w:val="24"/>
              </w:rPr>
              <w:t>) тенге</w:t>
            </w:r>
            <w:r w:rsidR="00BE2E76" w:rsidRPr="005E6667">
              <w:rPr>
                <w:rFonts w:ascii="Times New Roman" w:hAnsi="Times New Roman" w:cs="Times New Roman"/>
                <w:sz w:val="24"/>
                <w:szCs w:val="24"/>
              </w:rPr>
              <w:t>.</w:t>
            </w:r>
          </w:p>
          <w:p w14:paraId="16093BE8" w14:textId="608A960C" w:rsidR="00911753" w:rsidRPr="00076EC0" w:rsidRDefault="00A419EE" w:rsidP="00A419EE">
            <w:pPr>
              <w:contextualSpacing/>
              <w:jc w:val="both"/>
              <w:rPr>
                <w:rFonts w:ascii="Times New Roman" w:hAnsi="Times New Roman" w:cs="Times New Roman"/>
                <w:sz w:val="24"/>
                <w:szCs w:val="24"/>
                <w:lang w:val="kk-KZ"/>
              </w:rPr>
            </w:pPr>
            <w:r w:rsidRPr="00A419EE">
              <w:rPr>
                <w:rFonts w:ascii="Times New Roman" w:hAnsi="Times New Roman" w:cs="Times New Roman"/>
                <w:sz w:val="24"/>
                <w:szCs w:val="24"/>
              </w:rPr>
              <w:t>-</w:t>
            </w:r>
            <w:r w:rsidR="0038106D" w:rsidRPr="005E6667">
              <w:rPr>
                <w:rFonts w:ascii="Times New Roman" w:hAnsi="Times New Roman" w:cs="Times New Roman"/>
                <w:sz w:val="24"/>
                <w:szCs w:val="24"/>
              </w:rPr>
              <w:t xml:space="preserve">Гарантия физического лица </w:t>
            </w:r>
            <w:r>
              <w:rPr>
                <w:rFonts w:ascii="Times New Roman" w:hAnsi="Times New Roman" w:cs="Times New Roman"/>
                <w:b/>
                <w:bCs/>
                <w:sz w:val="24"/>
                <w:szCs w:val="24"/>
              </w:rPr>
              <w:t>_______</w:t>
            </w:r>
            <w:r w:rsidRPr="005E6667">
              <w:rPr>
                <w:rFonts w:ascii="Times New Roman" w:hAnsi="Times New Roman" w:cs="Times New Roman"/>
                <w:b/>
                <w:bCs/>
                <w:sz w:val="24"/>
                <w:szCs w:val="24"/>
              </w:rPr>
              <w:t xml:space="preserve"> </w:t>
            </w:r>
            <w:r w:rsidR="0038106D" w:rsidRPr="005E6667">
              <w:rPr>
                <w:rFonts w:ascii="Times New Roman" w:hAnsi="Times New Roman" w:cs="Times New Roman"/>
                <w:sz w:val="24"/>
                <w:szCs w:val="24"/>
                <w:lang w:val="kk-KZ"/>
              </w:rPr>
              <w:t>(Договор гарантии №</w:t>
            </w:r>
            <w:r>
              <w:rPr>
                <w:rFonts w:ascii="Times New Roman" w:hAnsi="Times New Roman" w:cs="Times New Roman"/>
                <w:b/>
                <w:bCs/>
                <w:sz w:val="24"/>
                <w:szCs w:val="24"/>
              </w:rPr>
              <w:t>_______</w:t>
            </w:r>
            <w:r w:rsidRPr="005E6667">
              <w:rPr>
                <w:rFonts w:ascii="Times New Roman" w:hAnsi="Times New Roman" w:cs="Times New Roman"/>
                <w:b/>
                <w:bCs/>
                <w:sz w:val="24"/>
                <w:szCs w:val="24"/>
              </w:rPr>
              <w:t xml:space="preserve"> </w:t>
            </w:r>
            <w:r w:rsidR="0038106D" w:rsidRPr="005E6667">
              <w:rPr>
                <w:rFonts w:ascii="Times New Roman" w:hAnsi="Times New Roman" w:cs="Times New Roman"/>
                <w:sz w:val="24"/>
                <w:szCs w:val="24"/>
                <w:lang w:val="kk-KZ"/>
              </w:rPr>
              <w:t xml:space="preserve">от </w:t>
            </w:r>
            <w:r>
              <w:rPr>
                <w:rFonts w:ascii="Times New Roman" w:hAnsi="Times New Roman" w:cs="Times New Roman"/>
                <w:b/>
                <w:bCs/>
                <w:sz w:val="24"/>
                <w:szCs w:val="24"/>
              </w:rPr>
              <w:t>_______</w:t>
            </w:r>
            <w:r w:rsidRPr="005E6667">
              <w:rPr>
                <w:rFonts w:ascii="Times New Roman" w:hAnsi="Times New Roman" w:cs="Times New Roman"/>
                <w:b/>
                <w:bCs/>
                <w:sz w:val="24"/>
                <w:szCs w:val="24"/>
              </w:rPr>
              <w:t xml:space="preserve"> </w:t>
            </w:r>
            <w:r w:rsidR="0038106D" w:rsidRPr="005E6667">
              <w:rPr>
                <w:rFonts w:ascii="Times New Roman" w:hAnsi="Times New Roman" w:cs="Times New Roman"/>
                <w:sz w:val="24"/>
                <w:szCs w:val="24"/>
              </w:rPr>
              <w:t>года</w:t>
            </w:r>
            <w:r w:rsidR="0038106D" w:rsidRPr="005E6667">
              <w:rPr>
                <w:rFonts w:ascii="Times New Roman" w:hAnsi="Times New Roman" w:cs="Times New Roman"/>
                <w:sz w:val="24"/>
                <w:szCs w:val="24"/>
                <w:lang w:val="kk-KZ"/>
              </w:rPr>
              <w:t>);</w:t>
            </w:r>
          </w:p>
          <w:p w14:paraId="75A40E32" w14:textId="7AED633E" w:rsidR="00C05D6A" w:rsidRPr="005E6667" w:rsidRDefault="001E34EC" w:rsidP="00F92347">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2</w:t>
            </w:r>
            <w:r w:rsidRPr="005E6667">
              <w:rPr>
                <w:rFonts w:ascii="Times New Roman" w:eastAsia="Times New Roman" w:hAnsi="Times New Roman" w:cs="Times New Roman"/>
                <w:sz w:val="24"/>
                <w:szCs w:val="24"/>
              </w:rPr>
              <w:t>.6.</w:t>
            </w:r>
            <w:r w:rsidR="00C05D6A" w:rsidRPr="005E6667">
              <w:rPr>
                <w:rFonts w:ascii="Times New Roman" w:eastAsia="Times New Roman" w:hAnsi="Times New Roman" w:cs="Times New Roman"/>
                <w:sz w:val="24"/>
                <w:szCs w:val="24"/>
                <w:lang w:val="kk-KZ"/>
              </w:rPr>
              <w:t xml:space="preserve"> В случае неисполнения либо ненадлежащего исполнения Заемщиком обязательств по оплате задолженности </w:t>
            </w:r>
            <w:r w:rsidR="00404C6A" w:rsidRPr="005E6667">
              <w:rPr>
                <w:rFonts w:ascii="Times New Roman" w:eastAsia="Times New Roman" w:hAnsi="Times New Roman" w:cs="Times New Roman"/>
                <w:sz w:val="24"/>
                <w:szCs w:val="24"/>
                <w:lang w:val="kk-KZ"/>
              </w:rPr>
              <w:t>согласно график</w:t>
            </w:r>
            <w:r w:rsidR="00C05D6A" w:rsidRPr="005E6667">
              <w:rPr>
                <w:rFonts w:ascii="Times New Roman" w:eastAsia="Times New Roman" w:hAnsi="Times New Roman" w:cs="Times New Roman"/>
                <w:sz w:val="24"/>
                <w:szCs w:val="24"/>
                <w:lang w:val="kk-KZ"/>
              </w:rPr>
              <w:t>у погашения платежей и условий, изложенных в</w:t>
            </w:r>
            <w:r w:rsidR="0057599B" w:rsidRPr="005E6667">
              <w:rPr>
                <w:rFonts w:ascii="Times New Roman" w:eastAsia="Times New Roman" w:hAnsi="Times New Roman" w:cs="Times New Roman"/>
                <w:sz w:val="24"/>
                <w:szCs w:val="24"/>
                <w:lang w:val="kk-KZ"/>
              </w:rPr>
              <w:t xml:space="preserve"> пункте 2.4,</w:t>
            </w:r>
            <w:r w:rsidR="00C05D6A" w:rsidRPr="005E6667">
              <w:rPr>
                <w:rFonts w:ascii="Times New Roman" w:eastAsia="Times New Roman" w:hAnsi="Times New Roman" w:cs="Times New Roman"/>
                <w:sz w:val="24"/>
                <w:szCs w:val="24"/>
                <w:lang w:val="kk-KZ"/>
              </w:rPr>
              <w:t xml:space="preserve"> подпунктах 6.2.1., 6.2.2., 6.2.3. настоящего Договора, задолженность по кредиту и причитающимся вознаграждениям будет предъявлена к досрочному взысканию.</w:t>
            </w:r>
          </w:p>
          <w:p w14:paraId="31C18BAD" w14:textId="51498972" w:rsidR="00C05D6A" w:rsidRPr="005E6667" w:rsidRDefault="001E34EC" w:rsidP="001E34EC">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2.7.</w:t>
            </w:r>
            <w:r w:rsidR="00C05D6A" w:rsidRPr="005E6667">
              <w:rPr>
                <w:rFonts w:ascii="Times New Roman" w:eastAsia="Times New Roman" w:hAnsi="Times New Roman" w:cs="Times New Roman"/>
                <w:sz w:val="24"/>
                <w:szCs w:val="24"/>
                <w:lang w:val="kk-KZ"/>
              </w:rPr>
              <w:t>Займодатель предоставляет кредит Заемщику путем</w:t>
            </w:r>
            <w:r w:rsidR="00404C6A" w:rsidRPr="005E6667">
              <w:rPr>
                <w:rFonts w:ascii="Times New Roman" w:eastAsia="Times New Roman" w:hAnsi="Times New Roman" w:cs="Times New Roman"/>
                <w:sz w:val="24"/>
                <w:szCs w:val="24"/>
                <w:lang w:val="kk-KZ"/>
              </w:rPr>
              <w:t xml:space="preserve"> </w:t>
            </w:r>
            <w:r w:rsidR="00C05D6A" w:rsidRPr="005E6667">
              <w:rPr>
                <w:rFonts w:ascii="Times New Roman" w:eastAsia="Times New Roman" w:hAnsi="Times New Roman" w:cs="Times New Roman"/>
                <w:sz w:val="24"/>
                <w:szCs w:val="24"/>
                <w:lang w:val="kk-KZ"/>
              </w:rPr>
              <w:t xml:space="preserve">зачисления денег Поверенным (агентом) на текущий банковский счет Заемщика после регистрации Заемщиком в установленном </w:t>
            </w:r>
            <w:r w:rsidR="00C05D6A" w:rsidRPr="005E6667">
              <w:rPr>
                <w:rFonts w:ascii="Times New Roman" w:eastAsia="Times New Roman" w:hAnsi="Times New Roman" w:cs="Times New Roman"/>
                <w:sz w:val="24"/>
                <w:szCs w:val="24"/>
                <w:lang w:val="kk-KZ"/>
              </w:rPr>
              <w:lastRenderedPageBreak/>
              <w:t xml:space="preserve">законодательством порядке Договора залога в уполномоченных государственных органах. </w:t>
            </w:r>
          </w:p>
          <w:p w14:paraId="69183AE5" w14:textId="41D55B86" w:rsidR="00C05D6A" w:rsidRPr="005E6667" w:rsidRDefault="001E34EC" w:rsidP="001E34EC">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2.8.</w:t>
            </w:r>
            <w:r w:rsidR="00C05D6A" w:rsidRPr="005E6667">
              <w:rPr>
                <w:rFonts w:ascii="Times New Roman" w:eastAsia="Times New Roman" w:hAnsi="Times New Roman" w:cs="Times New Roman"/>
                <w:sz w:val="24"/>
                <w:szCs w:val="24"/>
                <w:lang w:val="kk-KZ"/>
              </w:rPr>
              <w:t>Сумма вознаграждения начисляется на остаток основного долга по кредиту за фактическое время пользования Заемщиком кредитом, исходя из количества дней в году, равного 360, месяц равным 30 дням.</w:t>
            </w:r>
          </w:p>
          <w:p w14:paraId="6198553B" w14:textId="1F332ABE" w:rsidR="00C05D6A" w:rsidRPr="005E6667" w:rsidRDefault="001E34EC" w:rsidP="001E34EC">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2.9.</w:t>
            </w:r>
            <w:r w:rsidR="00C05D6A" w:rsidRPr="005E6667">
              <w:rPr>
                <w:rFonts w:ascii="Times New Roman" w:eastAsia="Times New Roman" w:hAnsi="Times New Roman" w:cs="Times New Roman"/>
                <w:sz w:val="24"/>
                <w:szCs w:val="24"/>
                <w:lang w:val="kk-KZ"/>
              </w:rPr>
              <w:t>Дата выдачи и возврат кредита в полном объеме принимаются за один день, при этом год принимается равным 360 дням, месяц равным 30 дням.</w:t>
            </w:r>
          </w:p>
          <w:p w14:paraId="2F3AFAD7" w14:textId="0224C115" w:rsidR="00C05D6A" w:rsidRPr="005E6667" w:rsidRDefault="00C05D6A" w:rsidP="00E27439">
            <w:pPr>
              <w:keepNext/>
              <w:keepLines/>
              <w:tabs>
                <w:tab w:val="left" w:pos="426"/>
              </w:tabs>
              <w:jc w:val="center"/>
              <w:rPr>
                <w:rFonts w:ascii="Times New Roman" w:eastAsia="Times New Roman" w:hAnsi="Times New Roman" w:cs="Times New Roman"/>
                <w:b/>
                <w:sz w:val="24"/>
                <w:szCs w:val="24"/>
                <w:lang w:val="kk-KZ"/>
              </w:rPr>
            </w:pPr>
            <w:r w:rsidRPr="005E6667">
              <w:rPr>
                <w:rFonts w:ascii="Times New Roman" w:eastAsia="Times New Roman" w:hAnsi="Times New Roman" w:cs="Times New Roman"/>
                <w:b/>
                <w:sz w:val="24"/>
                <w:szCs w:val="24"/>
                <w:lang w:val="kk-KZ"/>
              </w:rPr>
              <w:t>3.  СРОК</w:t>
            </w:r>
            <w:r w:rsidR="00076EC0">
              <w:rPr>
                <w:rFonts w:ascii="Times New Roman" w:eastAsia="Times New Roman" w:hAnsi="Times New Roman" w:cs="Times New Roman"/>
                <w:b/>
                <w:sz w:val="24"/>
                <w:szCs w:val="24"/>
                <w:lang w:val="kk-KZ"/>
              </w:rPr>
              <w:t xml:space="preserve"> </w:t>
            </w:r>
            <w:r w:rsidRPr="005E6667">
              <w:rPr>
                <w:rFonts w:ascii="Times New Roman" w:eastAsia="Times New Roman" w:hAnsi="Times New Roman" w:cs="Times New Roman"/>
                <w:b/>
                <w:sz w:val="24"/>
                <w:szCs w:val="24"/>
                <w:lang w:val="kk-KZ"/>
              </w:rPr>
              <w:t>ДЕЙСТВИЯ ДОГОВОРА</w:t>
            </w:r>
          </w:p>
          <w:p w14:paraId="04B5DE41"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3.1. Договор вступает в силу с момента его подписания Сторонами и действует до полного исполнения Заемщиком обязательств, принятых на себя по настоящему Договору.</w:t>
            </w:r>
          </w:p>
          <w:p w14:paraId="501C166A" w14:textId="77777777" w:rsidR="0036247C" w:rsidRPr="005E6667" w:rsidRDefault="0036247C" w:rsidP="00E27439">
            <w:pPr>
              <w:tabs>
                <w:tab w:val="left" w:pos="426"/>
              </w:tabs>
              <w:jc w:val="both"/>
              <w:rPr>
                <w:rFonts w:ascii="Times New Roman" w:eastAsia="Times New Roman" w:hAnsi="Times New Roman" w:cs="Times New Roman"/>
                <w:sz w:val="24"/>
                <w:szCs w:val="24"/>
                <w:lang w:val="kk-KZ"/>
              </w:rPr>
            </w:pPr>
          </w:p>
          <w:p w14:paraId="6094C031" w14:textId="17AA5AAD" w:rsidR="00C05D6A" w:rsidRPr="005E6667" w:rsidRDefault="00C05D6A" w:rsidP="00E27439">
            <w:pPr>
              <w:keepNext/>
              <w:keepLines/>
              <w:tabs>
                <w:tab w:val="left" w:pos="426"/>
              </w:tabs>
              <w:jc w:val="center"/>
              <w:rPr>
                <w:rFonts w:ascii="Times New Roman" w:eastAsia="Times New Roman" w:hAnsi="Times New Roman" w:cs="Times New Roman"/>
                <w:b/>
                <w:sz w:val="24"/>
                <w:szCs w:val="24"/>
                <w:lang w:val="kk-KZ"/>
              </w:rPr>
            </w:pPr>
            <w:r w:rsidRPr="005E6667">
              <w:rPr>
                <w:rFonts w:ascii="Times New Roman" w:eastAsia="Times New Roman" w:hAnsi="Times New Roman" w:cs="Times New Roman"/>
                <w:b/>
                <w:sz w:val="24"/>
                <w:szCs w:val="24"/>
                <w:lang w:val="kk-KZ"/>
              </w:rPr>
              <w:t>4. ОТВЕТСТВЕННОСТЬ</w:t>
            </w:r>
            <w:r w:rsidR="000B05A0">
              <w:rPr>
                <w:rFonts w:ascii="Times New Roman" w:eastAsia="Times New Roman" w:hAnsi="Times New Roman" w:cs="Times New Roman"/>
                <w:b/>
                <w:sz w:val="24"/>
                <w:szCs w:val="24"/>
                <w:lang w:val="kk-KZ"/>
              </w:rPr>
              <w:t xml:space="preserve"> СТОРОН</w:t>
            </w:r>
            <w:r w:rsidRPr="005E6667">
              <w:rPr>
                <w:rFonts w:ascii="Times New Roman" w:eastAsia="Times New Roman" w:hAnsi="Times New Roman" w:cs="Times New Roman"/>
                <w:b/>
                <w:sz w:val="24"/>
                <w:szCs w:val="24"/>
                <w:lang w:val="kk-KZ"/>
              </w:rPr>
              <w:t xml:space="preserve"> </w:t>
            </w:r>
          </w:p>
          <w:p w14:paraId="459DEFEB" w14:textId="55A61BC3" w:rsidR="00C05D6A" w:rsidRDefault="00C05D6A" w:rsidP="00E27439">
            <w:pPr>
              <w:tabs>
                <w:tab w:val="left" w:pos="34"/>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4.1. В случае не це</w:t>
            </w:r>
            <w:r w:rsidR="00D5122B" w:rsidRPr="005E6667">
              <w:rPr>
                <w:rFonts w:ascii="Times New Roman" w:eastAsia="Times New Roman" w:hAnsi="Times New Roman" w:cs="Times New Roman"/>
                <w:sz w:val="24"/>
                <w:szCs w:val="24"/>
                <w:lang w:val="kk-KZ"/>
              </w:rPr>
              <w:t>левого использования кредита За</w:t>
            </w:r>
            <w:r w:rsidR="00396E53" w:rsidRPr="005E6667">
              <w:rPr>
                <w:rFonts w:ascii="Times New Roman" w:eastAsia="Times New Roman" w:hAnsi="Times New Roman" w:cs="Times New Roman"/>
                <w:sz w:val="24"/>
                <w:szCs w:val="24"/>
                <w:lang w:val="kk-KZ"/>
              </w:rPr>
              <w:t>й</w:t>
            </w:r>
            <w:r w:rsidRPr="005E6667">
              <w:rPr>
                <w:rFonts w:ascii="Times New Roman" w:eastAsia="Times New Roman" w:hAnsi="Times New Roman" w:cs="Times New Roman"/>
                <w:sz w:val="24"/>
                <w:szCs w:val="24"/>
                <w:lang w:val="kk-KZ"/>
              </w:rPr>
              <w:t>модатель и/или Поверенный (агент) вправе требовать от Заемщика уплаты штрафа в размере 25%</w:t>
            </w:r>
            <w:r w:rsidR="00C5571D">
              <w:rPr>
                <w:rFonts w:ascii="Times New Roman" w:eastAsia="Times New Roman" w:hAnsi="Times New Roman" w:cs="Times New Roman"/>
                <w:sz w:val="24"/>
                <w:szCs w:val="24"/>
                <w:lang w:val="kk-KZ"/>
              </w:rPr>
              <w:t xml:space="preserve"> (двадцать пять процентов)</w:t>
            </w:r>
            <w:r w:rsidRPr="005E6667">
              <w:rPr>
                <w:rFonts w:ascii="Times New Roman" w:eastAsia="Times New Roman" w:hAnsi="Times New Roman" w:cs="Times New Roman"/>
                <w:sz w:val="24"/>
                <w:szCs w:val="24"/>
                <w:lang w:val="kk-KZ"/>
              </w:rPr>
              <w:t xml:space="preserve"> от суммы не целевого использования кредита, и досрочного возвращения суммы, использованной не по целевому назначению в течение </w:t>
            </w:r>
            <w:r w:rsidR="00F21284">
              <w:rPr>
                <w:rFonts w:ascii="Times New Roman" w:eastAsia="Times New Roman" w:hAnsi="Times New Roman" w:cs="Times New Roman"/>
                <w:sz w:val="24"/>
                <w:szCs w:val="24"/>
                <w:lang w:val="kk-KZ"/>
              </w:rPr>
              <w:t>3</w:t>
            </w:r>
            <w:r w:rsidRPr="005E6667">
              <w:rPr>
                <w:rFonts w:ascii="Times New Roman" w:eastAsia="Times New Roman" w:hAnsi="Times New Roman" w:cs="Times New Roman"/>
                <w:sz w:val="24"/>
                <w:szCs w:val="24"/>
                <w:lang w:val="kk-KZ"/>
              </w:rPr>
              <w:t xml:space="preserve"> (трех) рабочих дней, с даты получения Заемщиком письменного требования об оплате штрафа.</w:t>
            </w:r>
          </w:p>
          <w:p w14:paraId="5709D539" w14:textId="571004CA" w:rsidR="00C05D6A" w:rsidRPr="005E6667" w:rsidRDefault="00C05D6A" w:rsidP="00E27439">
            <w:pPr>
              <w:tabs>
                <w:tab w:val="left" w:pos="34"/>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4.2. В случае несвоевременного предоставления или непред</w:t>
            </w:r>
            <w:r w:rsidR="00076EC0">
              <w:rPr>
                <w:rFonts w:ascii="Times New Roman" w:eastAsia="Times New Roman" w:hAnsi="Times New Roman" w:cs="Times New Roman"/>
                <w:sz w:val="24"/>
                <w:szCs w:val="24"/>
                <w:lang w:val="kk-KZ"/>
              </w:rPr>
              <w:t>о</w:t>
            </w:r>
            <w:r w:rsidRPr="005E6667">
              <w:rPr>
                <w:rFonts w:ascii="Times New Roman" w:eastAsia="Times New Roman" w:hAnsi="Times New Roman" w:cs="Times New Roman"/>
                <w:sz w:val="24"/>
                <w:szCs w:val="24"/>
                <w:lang w:val="kk-KZ"/>
              </w:rPr>
              <w:t>ставления документов, подтверждающих целевое использование кредита, документов по мониторингу состояния обеспечения исполнения обязательств согласно условиям Договора, Займодатель и/или Поверенный (агент) вправе требовать уплаты штрафа в размере 10%</w:t>
            </w:r>
            <w:r w:rsidR="00C5571D">
              <w:rPr>
                <w:rFonts w:ascii="Times New Roman" w:eastAsia="Times New Roman" w:hAnsi="Times New Roman" w:cs="Times New Roman"/>
                <w:sz w:val="24"/>
                <w:szCs w:val="24"/>
                <w:lang w:val="kk-KZ"/>
              </w:rPr>
              <w:t xml:space="preserve"> (десять процентов)</w:t>
            </w:r>
            <w:r w:rsidRPr="005E6667">
              <w:rPr>
                <w:rFonts w:ascii="Times New Roman" w:eastAsia="Times New Roman" w:hAnsi="Times New Roman" w:cs="Times New Roman"/>
                <w:sz w:val="24"/>
                <w:szCs w:val="24"/>
                <w:lang w:val="kk-KZ"/>
              </w:rPr>
              <w:t xml:space="preserve"> от общей суммы задолженности по Договору.</w:t>
            </w:r>
          </w:p>
          <w:p w14:paraId="6940D661" w14:textId="14CFF841" w:rsidR="00681E14" w:rsidRPr="00E62F7F" w:rsidRDefault="00C05D6A" w:rsidP="00681E14">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4.3. </w:t>
            </w:r>
            <w:r w:rsidR="00681E14" w:rsidRPr="00E62F7F">
              <w:rPr>
                <w:rFonts w:ascii="Times New Roman" w:eastAsia="Times New Roman" w:hAnsi="Times New Roman" w:cs="Times New Roman"/>
                <w:sz w:val="24"/>
                <w:szCs w:val="24"/>
                <w:lang w:val="kk-KZ"/>
              </w:rPr>
              <w:t xml:space="preserve">В случае нарушения Графика платежей Заемщик выплачивает Займодателю пеню в размере 0,1% </w:t>
            </w:r>
            <w:r w:rsidR="007F7C3D" w:rsidRPr="00E62F7F">
              <w:rPr>
                <w:rFonts w:ascii="Times New Roman" w:eastAsia="Times New Roman" w:hAnsi="Times New Roman" w:cs="Times New Roman"/>
                <w:sz w:val="24"/>
                <w:szCs w:val="24"/>
                <w:lang w:val="kk-KZ"/>
              </w:rPr>
              <w:t xml:space="preserve">(ноль целых одна десятая процента) </w:t>
            </w:r>
            <w:r w:rsidR="00681E14" w:rsidRPr="00E62F7F">
              <w:rPr>
                <w:rFonts w:ascii="Times New Roman" w:eastAsia="Times New Roman" w:hAnsi="Times New Roman" w:cs="Times New Roman"/>
                <w:sz w:val="24"/>
                <w:szCs w:val="24"/>
                <w:lang w:val="kk-KZ"/>
              </w:rPr>
              <w:t>от суммы просроченного платежа за каждый календарный день просрочки, в течение 90 (девяност</w:t>
            </w:r>
            <w:r w:rsidR="007F7C3D" w:rsidRPr="00E62F7F">
              <w:rPr>
                <w:rFonts w:ascii="Times New Roman" w:eastAsia="Times New Roman" w:hAnsi="Times New Roman" w:cs="Times New Roman"/>
                <w:sz w:val="24"/>
                <w:szCs w:val="24"/>
                <w:lang w:val="kk-KZ"/>
              </w:rPr>
              <w:t>о</w:t>
            </w:r>
            <w:r w:rsidR="00681E14" w:rsidRPr="00E62F7F">
              <w:rPr>
                <w:rFonts w:ascii="Times New Roman" w:eastAsia="Times New Roman" w:hAnsi="Times New Roman" w:cs="Times New Roman"/>
                <w:sz w:val="24"/>
                <w:szCs w:val="24"/>
                <w:lang w:val="kk-KZ"/>
              </w:rPr>
              <w:t>) календарных дней просрочки. По истечении 90 (девяност</w:t>
            </w:r>
            <w:r w:rsidR="007F7C3D" w:rsidRPr="00E62F7F">
              <w:rPr>
                <w:rFonts w:ascii="Times New Roman" w:eastAsia="Times New Roman" w:hAnsi="Times New Roman" w:cs="Times New Roman"/>
                <w:sz w:val="24"/>
                <w:szCs w:val="24"/>
                <w:lang w:val="kk-KZ"/>
              </w:rPr>
              <w:t>о</w:t>
            </w:r>
            <w:r w:rsidR="00681E14" w:rsidRPr="00E62F7F">
              <w:rPr>
                <w:rFonts w:ascii="Times New Roman" w:eastAsia="Times New Roman" w:hAnsi="Times New Roman" w:cs="Times New Roman"/>
                <w:sz w:val="24"/>
                <w:szCs w:val="24"/>
                <w:lang w:val="kk-KZ"/>
              </w:rPr>
              <w:t>) календарных дней просрочки пеня начисляется в размере 0,03%</w:t>
            </w:r>
            <w:r w:rsidR="007F7C3D" w:rsidRPr="00E62F7F">
              <w:rPr>
                <w:rFonts w:ascii="Times New Roman" w:eastAsia="Times New Roman" w:hAnsi="Times New Roman" w:cs="Times New Roman"/>
                <w:sz w:val="24"/>
                <w:szCs w:val="24"/>
                <w:lang w:val="kk-KZ"/>
              </w:rPr>
              <w:t xml:space="preserve"> (ноль целых три сотых процента)</w:t>
            </w:r>
            <w:r w:rsidR="00681E14" w:rsidRPr="00E62F7F">
              <w:rPr>
                <w:rFonts w:ascii="Times New Roman" w:eastAsia="Times New Roman" w:hAnsi="Times New Roman" w:cs="Times New Roman"/>
                <w:sz w:val="24"/>
                <w:szCs w:val="24"/>
                <w:lang w:val="kk-KZ"/>
              </w:rPr>
              <w:t xml:space="preserve"> от суммы просроченного платежа за каждый календарный день просрочки, но не более 10% </w:t>
            </w:r>
            <w:r w:rsidR="007F7C3D" w:rsidRPr="00E62F7F">
              <w:rPr>
                <w:rFonts w:ascii="Times New Roman" w:eastAsia="Times New Roman" w:hAnsi="Times New Roman" w:cs="Times New Roman"/>
                <w:sz w:val="24"/>
                <w:szCs w:val="24"/>
                <w:lang w:val="kk-KZ"/>
              </w:rPr>
              <w:t xml:space="preserve">(десять процентов) </w:t>
            </w:r>
            <w:r w:rsidR="00681E14" w:rsidRPr="00E62F7F">
              <w:rPr>
                <w:rFonts w:ascii="Times New Roman" w:eastAsia="Times New Roman" w:hAnsi="Times New Roman" w:cs="Times New Roman"/>
                <w:sz w:val="24"/>
                <w:szCs w:val="24"/>
                <w:lang w:val="kk-KZ"/>
              </w:rPr>
              <w:t>от общей суммы займа,</w:t>
            </w:r>
            <w:r w:rsidR="00ED0FCA" w:rsidRPr="00E62F7F">
              <w:rPr>
                <w:rFonts w:ascii="Times New Roman" w:eastAsia="Times New Roman" w:hAnsi="Times New Roman" w:cs="Times New Roman"/>
                <w:sz w:val="24"/>
                <w:szCs w:val="24"/>
                <w:lang w:val="kk-KZ"/>
              </w:rPr>
              <w:t xml:space="preserve"> за каждый год действия займа,</w:t>
            </w:r>
            <w:r w:rsidR="00681E14" w:rsidRPr="00E62F7F">
              <w:rPr>
                <w:rFonts w:ascii="Times New Roman" w:eastAsia="Times New Roman" w:hAnsi="Times New Roman" w:cs="Times New Roman"/>
                <w:sz w:val="24"/>
                <w:szCs w:val="24"/>
                <w:lang w:val="kk-KZ"/>
              </w:rPr>
              <w:t xml:space="preserve"> путем перечисления суммы пени на текущий счет Поверенного (агента).</w:t>
            </w:r>
          </w:p>
          <w:p w14:paraId="2F45D728" w14:textId="79E8ED97" w:rsidR="00C05D6A" w:rsidRDefault="00681E14" w:rsidP="00681E14">
            <w:pPr>
              <w:jc w:val="both"/>
              <w:rPr>
                <w:rFonts w:ascii="Times New Roman" w:eastAsia="Times New Roman" w:hAnsi="Times New Roman" w:cs="Times New Roman"/>
                <w:sz w:val="24"/>
                <w:szCs w:val="24"/>
                <w:lang w:val="kk-KZ"/>
              </w:rPr>
            </w:pPr>
            <w:r w:rsidRPr="00E62F7F">
              <w:rPr>
                <w:rFonts w:ascii="Times New Roman" w:eastAsia="Times New Roman" w:hAnsi="Times New Roman" w:cs="Times New Roman"/>
                <w:sz w:val="24"/>
                <w:szCs w:val="24"/>
                <w:lang w:val="kk-KZ"/>
              </w:rPr>
              <w:lastRenderedPageBreak/>
              <w:t>В случае частичного исполнения обязательства пеня начисляется на неисполненную часть обязательства с даты возникновения просрочки.</w:t>
            </w:r>
          </w:p>
          <w:p w14:paraId="255BDF24" w14:textId="77777777" w:rsidR="00C05D6A" w:rsidRPr="005E6667" w:rsidRDefault="00C05D6A" w:rsidP="00E27439">
            <w:pPr>
              <w:tabs>
                <w:tab w:val="left" w:pos="176"/>
                <w:tab w:val="left" w:pos="459"/>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4.4. За</w:t>
            </w:r>
            <w:r w:rsidR="00396E53" w:rsidRPr="005E6667">
              <w:rPr>
                <w:rFonts w:ascii="Times New Roman" w:eastAsia="Times New Roman" w:hAnsi="Times New Roman" w:cs="Times New Roman"/>
                <w:sz w:val="24"/>
                <w:szCs w:val="24"/>
                <w:lang w:val="kk-KZ"/>
              </w:rPr>
              <w:t>й</w:t>
            </w:r>
            <w:r w:rsidR="002A6D5C" w:rsidRPr="005E6667">
              <w:rPr>
                <w:rFonts w:ascii="Times New Roman" w:eastAsia="Times New Roman" w:hAnsi="Times New Roman" w:cs="Times New Roman"/>
                <w:sz w:val="24"/>
                <w:szCs w:val="24"/>
                <w:lang w:val="kk-KZ"/>
              </w:rPr>
              <w:t>модатель</w:t>
            </w:r>
            <w:r w:rsidR="00D5689C" w:rsidRPr="005E6667">
              <w:rPr>
                <w:rFonts w:ascii="Times New Roman" w:eastAsia="Times New Roman" w:hAnsi="Times New Roman" w:cs="Times New Roman"/>
                <w:sz w:val="24"/>
                <w:szCs w:val="24"/>
                <w:lang w:val="kk-KZ"/>
              </w:rPr>
              <w:t xml:space="preserve">, Поверенный (агент) </w:t>
            </w:r>
            <w:r w:rsidRPr="005E6667">
              <w:rPr>
                <w:rFonts w:ascii="Times New Roman" w:eastAsia="Times New Roman" w:hAnsi="Times New Roman" w:cs="Times New Roman"/>
                <w:sz w:val="24"/>
                <w:szCs w:val="24"/>
                <w:lang w:val="kk-KZ"/>
              </w:rPr>
              <w:t>несет ответственность за сохранность конфиденциальности информации, полученной в ходе исполнения настоящего Договора.</w:t>
            </w:r>
          </w:p>
          <w:p w14:paraId="508C381A" w14:textId="77777777" w:rsidR="00C05D6A" w:rsidRPr="005E6667" w:rsidRDefault="00C05D6A" w:rsidP="00E27439">
            <w:pPr>
              <w:tabs>
                <w:tab w:val="left" w:pos="176"/>
                <w:tab w:val="left" w:pos="459"/>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4.5. Другие меры ответственности к Заемщику применяются в соответствии с законодательством Республики Казахстан. </w:t>
            </w:r>
          </w:p>
          <w:p w14:paraId="2E5116FC" w14:textId="77777777" w:rsidR="00C05D6A" w:rsidRPr="005E6667" w:rsidRDefault="00C05D6A" w:rsidP="00E27439">
            <w:pPr>
              <w:tabs>
                <w:tab w:val="left" w:pos="176"/>
                <w:tab w:val="left" w:pos="459"/>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4.6. Оплата санкций (штраф, пеня, издержки по взысканию задолженности, далее совместно именуемые «штрафные санкции») не освобождает Заемщика от выполнения обязательств и устранения нарушений.</w:t>
            </w:r>
          </w:p>
          <w:p w14:paraId="77EB9DB5" w14:textId="7FA07DA9" w:rsidR="00C05D6A" w:rsidRDefault="00C05D6A" w:rsidP="00E27439">
            <w:pPr>
              <w:tabs>
                <w:tab w:val="left" w:pos="176"/>
                <w:tab w:val="left" w:pos="459"/>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4.7. Оплата санкций производится в течение 2 (двух) рабочих дней с момента получения Заемщиком письменного требования от Займодателя и/или Поверенного (агента).</w:t>
            </w:r>
          </w:p>
          <w:p w14:paraId="0B48A0F9" w14:textId="77777777" w:rsidR="00681E14" w:rsidRPr="005E6667" w:rsidRDefault="00681E14" w:rsidP="00E27439">
            <w:pPr>
              <w:tabs>
                <w:tab w:val="left" w:pos="176"/>
                <w:tab w:val="left" w:pos="459"/>
              </w:tabs>
              <w:jc w:val="both"/>
              <w:rPr>
                <w:rFonts w:ascii="Times New Roman" w:eastAsia="Times New Roman" w:hAnsi="Times New Roman" w:cs="Times New Roman"/>
                <w:sz w:val="24"/>
                <w:szCs w:val="24"/>
                <w:lang w:val="kk-KZ"/>
              </w:rPr>
            </w:pPr>
          </w:p>
          <w:p w14:paraId="250E12A1" w14:textId="7131FDD9" w:rsidR="00C05D6A" w:rsidRDefault="00C05D6A" w:rsidP="00E27439">
            <w:pPr>
              <w:tabs>
                <w:tab w:val="left" w:pos="176"/>
                <w:tab w:val="left" w:pos="459"/>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4.8. Заемщик несет ответственность перед Займодателем за неисполнение или ненадлежащее исполнение обязательств в соответствии с условиями настоящего Договора.</w:t>
            </w:r>
          </w:p>
          <w:p w14:paraId="2E14EA04" w14:textId="369091A7" w:rsidR="003611DF" w:rsidRPr="00E32E87" w:rsidRDefault="00C05D6A" w:rsidP="003611DF">
            <w:pPr>
              <w:pStyle w:val="afc"/>
              <w:tabs>
                <w:tab w:val="left" w:pos="176"/>
                <w:tab w:val="left" w:pos="459"/>
              </w:tabs>
              <w:spacing w:before="0"/>
              <w:ind w:left="0" w:firstLine="0"/>
              <w:contextualSpacing/>
              <w:rPr>
                <w:szCs w:val="24"/>
              </w:rPr>
            </w:pPr>
            <w:r w:rsidRPr="005E6667">
              <w:rPr>
                <w:szCs w:val="24"/>
                <w:lang w:val="kk-KZ"/>
              </w:rPr>
              <w:t xml:space="preserve">4.9. </w:t>
            </w:r>
            <w:r w:rsidR="003611DF" w:rsidRPr="00E32E87">
              <w:rPr>
                <w:szCs w:val="24"/>
              </w:rPr>
              <w:t xml:space="preserve">В случае нарушения пунктов </w:t>
            </w:r>
            <w:r w:rsidR="003611DF" w:rsidRPr="00E32E87">
              <w:rPr>
                <w:szCs w:val="24"/>
                <w:lang w:val="kk-KZ"/>
              </w:rPr>
              <w:t>6.2.9., 6.2.10.</w:t>
            </w:r>
            <w:r w:rsidR="003611DF" w:rsidRPr="00E32E87">
              <w:rPr>
                <w:szCs w:val="24"/>
              </w:rPr>
              <w:t xml:space="preserve">, </w:t>
            </w:r>
            <w:r w:rsidR="003611DF" w:rsidRPr="00E32E87">
              <w:rPr>
                <w:szCs w:val="24"/>
                <w:lang w:val="kk-KZ"/>
              </w:rPr>
              <w:t>6.2.13., 6.2.14., 6</w:t>
            </w:r>
            <w:r w:rsidR="003611DF" w:rsidRPr="00E32E87">
              <w:rPr>
                <w:szCs w:val="24"/>
              </w:rPr>
              <w:t xml:space="preserve">.2.15., 6.2.16., </w:t>
            </w:r>
            <w:r w:rsidR="003611DF" w:rsidRPr="00E32E87">
              <w:rPr>
                <w:szCs w:val="24"/>
                <w:lang w:val="kk-KZ"/>
              </w:rPr>
              <w:t>6.2.19</w:t>
            </w:r>
            <w:r w:rsidR="003611DF" w:rsidRPr="00E32E87">
              <w:rPr>
                <w:szCs w:val="24"/>
              </w:rPr>
              <w:t>., 7.</w:t>
            </w:r>
            <w:r w:rsidR="003611DF" w:rsidRPr="00E32E87">
              <w:rPr>
                <w:szCs w:val="24"/>
                <w:lang w:val="kk-KZ"/>
              </w:rPr>
              <w:t>1</w:t>
            </w:r>
            <w:r w:rsidR="003611DF" w:rsidRPr="00E32E87">
              <w:rPr>
                <w:szCs w:val="24"/>
              </w:rPr>
              <w:t>., 7.</w:t>
            </w:r>
            <w:r w:rsidR="003611DF" w:rsidRPr="00E32E87">
              <w:rPr>
                <w:szCs w:val="24"/>
                <w:lang w:val="kk-KZ"/>
              </w:rPr>
              <w:t>2</w:t>
            </w:r>
            <w:r w:rsidR="003611DF" w:rsidRPr="00E32E87">
              <w:rPr>
                <w:szCs w:val="24"/>
              </w:rPr>
              <w:t>. Договора, Займодатель/ Поверенный (агент) вправе требовать уплаты штрафа в размере 10%</w:t>
            </w:r>
            <w:r w:rsidR="000B05A0">
              <w:rPr>
                <w:szCs w:val="24"/>
                <w:lang w:val="kk-KZ"/>
              </w:rPr>
              <w:t xml:space="preserve"> </w:t>
            </w:r>
            <w:r w:rsidR="000B05A0" w:rsidRPr="000B05A0">
              <w:rPr>
                <w:szCs w:val="24"/>
              </w:rPr>
              <w:t>(</w:t>
            </w:r>
            <w:r w:rsidR="000B05A0">
              <w:rPr>
                <w:szCs w:val="24"/>
              </w:rPr>
              <w:t>десять процентов</w:t>
            </w:r>
            <w:r w:rsidR="000B05A0" w:rsidRPr="000B05A0">
              <w:rPr>
                <w:szCs w:val="24"/>
              </w:rPr>
              <w:t xml:space="preserve">) </w:t>
            </w:r>
            <w:r w:rsidR="003611DF" w:rsidRPr="00E32E87">
              <w:rPr>
                <w:szCs w:val="24"/>
              </w:rPr>
              <w:t>от общей суммы задолженности по Договору и досрочного возврата кредита.</w:t>
            </w:r>
          </w:p>
          <w:p w14:paraId="5C0632B0" w14:textId="529EFE93" w:rsidR="00C05D6A" w:rsidRDefault="00C05D6A" w:rsidP="00E27439">
            <w:pPr>
              <w:tabs>
                <w:tab w:val="left" w:pos="176"/>
                <w:tab w:val="left" w:pos="459"/>
              </w:tabs>
              <w:jc w:val="both"/>
              <w:rPr>
                <w:rFonts w:ascii="Times New Roman" w:eastAsia="Times New Roman" w:hAnsi="Times New Roman" w:cs="Times New Roman"/>
                <w:color w:val="FF0000"/>
                <w:sz w:val="24"/>
                <w:szCs w:val="24"/>
                <w:lang w:val="kk-KZ"/>
              </w:rPr>
            </w:pPr>
            <w:r w:rsidRPr="005E6667">
              <w:rPr>
                <w:rFonts w:ascii="Times New Roman" w:eastAsia="Times New Roman" w:hAnsi="Times New Roman" w:cs="Times New Roman"/>
                <w:sz w:val="24"/>
                <w:szCs w:val="24"/>
                <w:lang w:val="kk-KZ"/>
              </w:rPr>
              <w:t>4.10</w:t>
            </w:r>
            <w:r w:rsidRPr="00CA1C2D">
              <w:rPr>
                <w:rFonts w:ascii="Times New Roman" w:eastAsia="Times New Roman" w:hAnsi="Times New Roman" w:cs="Times New Roman"/>
                <w:color w:val="FF0000"/>
                <w:sz w:val="24"/>
                <w:szCs w:val="24"/>
                <w:lang w:val="kk-KZ"/>
              </w:rPr>
              <w:t xml:space="preserve">. </w:t>
            </w:r>
            <w:r w:rsidR="00654B82" w:rsidRPr="00654B82">
              <w:rPr>
                <w:rFonts w:ascii="Times New Roman" w:hAnsi="Times New Roman" w:cs="Times New Roman"/>
                <w:sz w:val="24"/>
                <w:szCs w:val="24"/>
              </w:rPr>
              <w:t>Неисполнение обязательства, предусмотренного пунктом 6.2.10 настоящего Договора, влечет уплату Заемщиком штрафа в размере 0,1% (ноль целых одна десятая процента) от общей суммы задолженности за каждый календарный день нарушения, но не более 10% (десяти процентов) от общей суммы задолженности</w:t>
            </w:r>
            <w:r w:rsidRPr="00654B82">
              <w:rPr>
                <w:rFonts w:ascii="Times New Roman" w:eastAsia="Times New Roman" w:hAnsi="Times New Roman" w:cs="Times New Roman"/>
                <w:color w:val="FF0000"/>
                <w:sz w:val="24"/>
                <w:szCs w:val="24"/>
                <w:lang w:val="kk-KZ"/>
              </w:rPr>
              <w:t>.</w:t>
            </w:r>
          </w:p>
          <w:p w14:paraId="389922AC" w14:textId="7B35C628" w:rsidR="0098046D" w:rsidRPr="0098046D" w:rsidRDefault="0098046D" w:rsidP="00E27439">
            <w:pPr>
              <w:tabs>
                <w:tab w:val="left" w:pos="176"/>
                <w:tab w:val="left" w:pos="459"/>
              </w:tabs>
              <w:jc w:val="both"/>
              <w:rPr>
                <w:rFonts w:ascii="Times New Roman" w:eastAsia="Times New Roman" w:hAnsi="Times New Roman" w:cs="Times New Roman"/>
                <w:sz w:val="24"/>
                <w:szCs w:val="24"/>
                <w:lang w:val="kk-KZ"/>
              </w:rPr>
            </w:pPr>
            <w:r w:rsidRPr="0098046D">
              <w:rPr>
                <w:rFonts w:ascii="Times New Roman" w:eastAsia="Times New Roman" w:hAnsi="Times New Roman" w:cs="Times New Roman"/>
                <w:sz w:val="24"/>
                <w:szCs w:val="24"/>
                <w:lang w:val="kk-KZ"/>
              </w:rPr>
              <w:t>4.11. В случае неисполнения или ненадлежащего исполнения обязательств, предусмотренных разделом 7 настоящего Договора, Займодатель и/или Поверенный (агент) вправе потребовать от Заемщика уплаты штрафа в размере 10% (десяти процентов) от общей суммы задолженности по Договору, а также досрочного возврата кредита.</w:t>
            </w:r>
          </w:p>
          <w:p w14:paraId="3AC487B8" w14:textId="77777777" w:rsidR="003611DF" w:rsidRDefault="003611DF" w:rsidP="00E27439">
            <w:pPr>
              <w:tabs>
                <w:tab w:val="left" w:pos="176"/>
                <w:tab w:val="left" w:pos="459"/>
              </w:tabs>
              <w:jc w:val="both"/>
              <w:rPr>
                <w:rFonts w:ascii="Times New Roman" w:eastAsia="Times New Roman" w:hAnsi="Times New Roman" w:cs="Times New Roman"/>
                <w:sz w:val="24"/>
                <w:szCs w:val="24"/>
                <w:lang w:val="kk-KZ"/>
              </w:rPr>
            </w:pPr>
          </w:p>
          <w:p w14:paraId="708FEDF5" w14:textId="3A760B18" w:rsidR="00C05D6A" w:rsidRDefault="00C05D6A" w:rsidP="00E27439">
            <w:pPr>
              <w:keepNext/>
              <w:keepLines/>
              <w:numPr>
                <w:ilvl w:val="0"/>
                <w:numId w:val="7"/>
              </w:numPr>
              <w:tabs>
                <w:tab w:val="left" w:pos="426"/>
              </w:tabs>
              <w:jc w:val="center"/>
              <w:rPr>
                <w:rFonts w:ascii="Times New Roman" w:eastAsia="Times New Roman" w:hAnsi="Times New Roman" w:cs="Times New Roman"/>
                <w:b/>
                <w:sz w:val="24"/>
                <w:szCs w:val="24"/>
                <w:lang w:val="kk-KZ"/>
              </w:rPr>
            </w:pPr>
            <w:r w:rsidRPr="005E6667">
              <w:rPr>
                <w:rFonts w:ascii="Times New Roman" w:eastAsia="Times New Roman" w:hAnsi="Times New Roman" w:cs="Times New Roman"/>
                <w:b/>
                <w:sz w:val="24"/>
                <w:szCs w:val="24"/>
                <w:lang w:val="kk-KZ"/>
              </w:rPr>
              <w:t>ОТКАЗ ОТ ПРЕДОСТАВЛЕНИЯ ИЛИ ПОЛУЧЕНИЯ КРЕДИТА</w:t>
            </w:r>
          </w:p>
          <w:p w14:paraId="5D945801" w14:textId="77777777" w:rsidR="00E05E4F" w:rsidRPr="005E6667" w:rsidRDefault="00E05E4F" w:rsidP="00E05E4F">
            <w:pPr>
              <w:keepNext/>
              <w:keepLines/>
              <w:tabs>
                <w:tab w:val="left" w:pos="426"/>
              </w:tabs>
              <w:ind w:left="360"/>
              <w:rPr>
                <w:rFonts w:ascii="Times New Roman" w:eastAsia="Times New Roman" w:hAnsi="Times New Roman" w:cs="Times New Roman"/>
                <w:b/>
                <w:sz w:val="24"/>
                <w:szCs w:val="24"/>
                <w:lang w:val="kk-KZ"/>
              </w:rPr>
            </w:pPr>
          </w:p>
          <w:p w14:paraId="5CA8C138" w14:textId="2C653980" w:rsidR="00C05D6A" w:rsidRPr="005E6667" w:rsidRDefault="00C05D6A" w:rsidP="00E27439">
            <w:pPr>
              <w:numPr>
                <w:ilvl w:val="1"/>
                <w:numId w:val="7"/>
              </w:numPr>
              <w:tabs>
                <w:tab w:val="left" w:pos="176"/>
                <w:tab w:val="left" w:pos="459"/>
              </w:tabs>
              <w:ind w:left="34" w:firstLine="0"/>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Займодатель и/или Поверенный (агент)вправе отказаться от предоставления Заемщику кредита </w:t>
            </w:r>
            <w:r w:rsidRPr="005E6667">
              <w:rPr>
                <w:rFonts w:ascii="Times New Roman" w:eastAsia="Times New Roman" w:hAnsi="Times New Roman" w:cs="Times New Roman"/>
                <w:sz w:val="24"/>
                <w:szCs w:val="24"/>
                <w:lang w:val="kk-KZ"/>
              </w:rPr>
              <w:lastRenderedPageBreak/>
              <w:t>полностью или частично при наличии обстоятельств, очевидно свидетельствующих о том, что предоставляемая Заемщику сумма не будет возвращена в срок, а также в случаях выявления фактов наличия просроченных (в том числе заемных и гарантийных) обязательств Заемщика перед банками второго уровня, перед третьими лицами, недостоверности представленных сведений.</w:t>
            </w:r>
          </w:p>
          <w:p w14:paraId="51096CDD" w14:textId="77777777" w:rsidR="00C05D6A" w:rsidRPr="005E6667" w:rsidRDefault="00C05D6A" w:rsidP="00E27439">
            <w:pPr>
              <w:numPr>
                <w:ilvl w:val="1"/>
                <w:numId w:val="7"/>
              </w:numPr>
              <w:tabs>
                <w:tab w:val="left" w:pos="176"/>
                <w:tab w:val="left" w:pos="459"/>
              </w:tabs>
              <w:ind w:left="34" w:firstLine="0"/>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Заемщик вправе отказаться от кредита полностью или частично, уведомив об этом Займодателя и Поверенного (агента) письменно.</w:t>
            </w:r>
          </w:p>
          <w:p w14:paraId="71A24D39" w14:textId="4CA545CE" w:rsidR="00C05D6A" w:rsidRPr="005E6667" w:rsidRDefault="00C05D6A" w:rsidP="00E27439">
            <w:pPr>
              <w:tabs>
                <w:tab w:val="left" w:pos="176"/>
                <w:tab w:val="left" w:pos="459"/>
              </w:tabs>
              <w:ind w:left="34"/>
              <w:jc w:val="both"/>
              <w:rPr>
                <w:rFonts w:ascii="Times New Roman" w:eastAsia="Times New Roman" w:hAnsi="Times New Roman" w:cs="Times New Roman"/>
                <w:sz w:val="24"/>
                <w:szCs w:val="24"/>
                <w:lang w:val="kk-KZ"/>
              </w:rPr>
            </w:pPr>
          </w:p>
          <w:p w14:paraId="7A7975F8" w14:textId="77777777" w:rsidR="00C05D6A" w:rsidRPr="005E6667" w:rsidRDefault="00C05D6A" w:rsidP="00E27439">
            <w:pPr>
              <w:keepNext/>
              <w:keepLines/>
              <w:tabs>
                <w:tab w:val="left" w:pos="426"/>
              </w:tabs>
              <w:jc w:val="center"/>
              <w:rPr>
                <w:rFonts w:ascii="Times New Roman" w:eastAsia="Times New Roman" w:hAnsi="Times New Roman" w:cs="Times New Roman"/>
                <w:b/>
                <w:sz w:val="24"/>
                <w:szCs w:val="24"/>
                <w:lang w:val="kk-KZ"/>
              </w:rPr>
            </w:pPr>
            <w:r w:rsidRPr="005E6667">
              <w:rPr>
                <w:rFonts w:ascii="Times New Roman" w:eastAsia="Times New Roman" w:hAnsi="Times New Roman" w:cs="Times New Roman"/>
                <w:b/>
                <w:sz w:val="24"/>
                <w:szCs w:val="24"/>
                <w:lang w:val="kk-KZ"/>
              </w:rPr>
              <w:t>6.ПРАВА И ОБЯЗАННОСТИ СТОРОН</w:t>
            </w:r>
          </w:p>
          <w:p w14:paraId="20AFAB73"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6.1. Заемщик имеет право: </w:t>
            </w:r>
          </w:p>
          <w:p w14:paraId="0E51141A" w14:textId="5955ECDA" w:rsidR="00C05D6A" w:rsidRDefault="00C05D6A" w:rsidP="00E27439">
            <w:pPr>
              <w:tabs>
                <w:tab w:val="left" w:pos="284"/>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6.1.1. Досрочно погасить кредит частично или в полном объеме, без оплаты неустойки или иных видов штрафных санкций.</w:t>
            </w:r>
          </w:p>
          <w:p w14:paraId="677658A1" w14:textId="6BBD8189" w:rsidR="00B37C30" w:rsidRPr="005E6667" w:rsidRDefault="00C05D6A" w:rsidP="00E27439">
            <w:pPr>
              <w:tabs>
                <w:tab w:val="left" w:pos="284"/>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6.1.2. В случае, если дата погашения основного долга и (или) вознаграждения выпадает на выходной либо праздничный день, произвести оплату основного долга и (или) вознаграждения в следующий за ним рабочий день без уплаты неустойки и иных видов штрафных санкций;</w:t>
            </w:r>
          </w:p>
          <w:p w14:paraId="6BF1FE61" w14:textId="19284CDC" w:rsidR="00C05D6A" w:rsidRDefault="00C05D6A" w:rsidP="00E27439">
            <w:pPr>
              <w:tabs>
                <w:tab w:val="left" w:pos="284"/>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6.1.3. По заявлению получить в срок не более</w:t>
            </w:r>
            <w:r w:rsidR="007A4CF5">
              <w:rPr>
                <w:rFonts w:ascii="Times New Roman" w:eastAsia="Times New Roman" w:hAnsi="Times New Roman" w:cs="Times New Roman"/>
                <w:sz w:val="24"/>
                <w:szCs w:val="24"/>
                <w:lang w:val="kk-KZ"/>
              </w:rPr>
              <w:t xml:space="preserve"> 3 (</w:t>
            </w:r>
            <w:r w:rsidRPr="005E6667">
              <w:rPr>
                <w:rFonts w:ascii="Times New Roman" w:eastAsia="Times New Roman" w:hAnsi="Times New Roman" w:cs="Times New Roman"/>
                <w:sz w:val="24"/>
                <w:szCs w:val="24"/>
                <w:lang w:val="kk-KZ"/>
              </w:rPr>
              <w:t>трех</w:t>
            </w:r>
            <w:r w:rsidR="007A4CF5">
              <w:rPr>
                <w:rFonts w:ascii="Times New Roman" w:eastAsia="Times New Roman" w:hAnsi="Times New Roman" w:cs="Times New Roman"/>
                <w:sz w:val="24"/>
                <w:szCs w:val="24"/>
                <w:lang w:val="kk-KZ"/>
              </w:rPr>
              <w:t>)</w:t>
            </w:r>
            <w:r w:rsidRPr="005E6667">
              <w:rPr>
                <w:rFonts w:ascii="Times New Roman" w:eastAsia="Times New Roman" w:hAnsi="Times New Roman" w:cs="Times New Roman"/>
                <w:sz w:val="24"/>
                <w:szCs w:val="24"/>
                <w:lang w:val="kk-KZ"/>
              </w:rPr>
              <w:t xml:space="preserve"> рабочих дней, безвозмездно, не чаще одного раза в месяц в письменной форме информацию о распределении (на основной долг, вознаграждение, неустойки, штрафы и иные виды штрафных санкций, а также другие подлежащие уплате суммы) очередных поступающих денег в счет погашения долга по Договору;</w:t>
            </w:r>
          </w:p>
          <w:p w14:paraId="3DB8BAB0" w14:textId="3B170255" w:rsidR="00C05D6A"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6.1.4. По заявлению о частичном или полном досрочном возврате Поверенному (агенту) предоставленных по договору денег безвозмездно в срок не более </w:t>
            </w:r>
            <w:r w:rsidR="007A4CF5">
              <w:rPr>
                <w:rFonts w:ascii="Times New Roman" w:eastAsia="Times New Roman" w:hAnsi="Times New Roman" w:cs="Times New Roman"/>
                <w:sz w:val="24"/>
                <w:szCs w:val="24"/>
                <w:lang w:val="kk-KZ"/>
              </w:rPr>
              <w:t>3 (</w:t>
            </w:r>
            <w:r w:rsidRPr="005E6667">
              <w:rPr>
                <w:rFonts w:ascii="Times New Roman" w:eastAsia="Times New Roman" w:hAnsi="Times New Roman" w:cs="Times New Roman"/>
                <w:sz w:val="24"/>
                <w:szCs w:val="24"/>
                <w:lang w:val="kk-KZ"/>
              </w:rPr>
              <w:t>трех</w:t>
            </w:r>
            <w:r w:rsidR="007A4CF5">
              <w:rPr>
                <w:rFonts w:ascii="Times New Roman" w:eastAsia="Times New Roman" w:hAnsi="Times New Roman" w:cs="Times New Roman"/>
                <w:sz w:val="24"/>
                <w:szCs w:val="24"/>
                <w:lang w:val="kk-KZ"/>
              </w:rPr>
              <w:t>)</w:t>
            </w:r>
            <w:r w:rsidRPr="005E6667">
              <w:rPr>
                <w:rFonts w:ascii="Times New Roman" w:eastAsia="Times New Roman" w:hAnsi="Times New Roman" w:cs="Times New Roman"/>
                <w:sz w:val="24"/>
                <w:szCs w:val="24"/>
                <w:lang w:val="kk-KZ"/>
              </w:rPr>
              <w:t xml:space="preserve"> рабочих дней получить в письменной форме сведения о размере причитающейся к возврату суммы с разбивкой на основной долг, вознаграждение, комиссии, неустойки и иные виды штрафных санкций, а также другие подлежащие уплате суммы с указанием просроченных платежей;</w:t>
            </w:r>
          </w:p>
          <w:p w14:paraId="72DEB7B1" w14:textId="77777777" w:rsidR="00C05D6A"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6.1.5. В течение 14 (четырнадцати) календарных дней с даты получения уведомления об изменении условий настоящего Договора в сторону их улучшения для Заемщика отказаться от предложенных Займодателем и/или Поверенным (агентом) улучшающих условий в порядке, предусмотренном Договором;</w:t>
            </w:r>
          </w:p>
          <w:p w14:paraId="653A059F" w14:textId="2C89B4FF"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6.1.6. В течение </w:t>
            </w:r>
            <w:r w:rsidR="007A4CF5">
              <w:rPr>
                <w:rFonts w:ascii="Times New Roman" w:eastAsia="Times New Roman" w:hAnsi="Times New Roman" w:cs="Times New Roman"/>
                <w:sz w:val="24"/>
                <w:szCs w:val="24"/>
                <w:lang w:val="kk-KZ"/>
              </w:rPr>
              <w:t>30 (</w:t>
            </w:r>
            <w:r w:rsidRPr="005E6667">
              <w:rPr>
                <w:rFonts w:ascii="Times New Roman" w:eastAsia="Times New Roman" w:hAnsi="Times New Roman" w:cs="Times New Roman"/>
                <w:sz w:val="24"/>
                <w:szCs w:val="24"/>
                <w:lang w:val="kk-KZ"/>
              </w:rPr>
              <w:t>тридцати</w:t>
            </w:r>
            <w:r w:rsidR="007A4CF5">
              <w:rPr>
                <w:rFonts w:ascii="Times New Roman" w:eastAsia="Times New Roman" w:hAnsi="Times New Roman" w:cs="Times New Roman"/>
                <w:sz w:val="24"/>
                <w:szCs w:val="24"/>
                <w:lang w:val="kk-KZ"/>
              </w:rPr>
              <w:t>)</w:t>
            </w:r>
            <w:r w:rsidRPr="005E6667">
              <w:rPr>
                <w:rFonts w:ascii="Times New Roman" w:eastAsia="Times New Roman" w:hAnsi="Times New Roman" w:cs="Times New Roman"/>
                <w:sz w:val="24"/>
                <w:szCs w:val="24"/>
                <w:lang w:val="kk-KZ"/>
              </w:rPr>
              <w:t xml:space="preserve"> календарных дней с даты наступления просрочки посетить Займодателя </w:t>
            </w:r>
            <w:r w:rsidRPr="005E6667">
              <w:rPr>
                <w:rFonts w:ascii="Times New Roman" w:eastAsia="Times New Roman" w:hAnsi="Times New Roman" w:cs="Times New Roman"/>
                <w:sz w:val="24"/>
                <w:szCs w:val="24"/>
                <w:lang w:val="kk-KZ"/>
              </w:rPr>
              <w:lastRenderedPageBreak/>
              <w:t xml:space="preserve">и/или Поверенного (агента) и представить письменное заявление о причинах возникновения просрочки по настоящему Договору и других подтвержденных обстоятельствах (фактах), которые обуславливают о внесении изменений в условия договора, в том числе связанных с: </w:t>
            </w:r>
          </w:p>
          <w:p w14:paraId="7DF69C92"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1) изменением метода погашения задолженности или очередности погашения задолженности, в том числе с погашением основного долга в приоритетном порядке;</w:t>
            </w:r>
          </w:p>
          <w:p w14:paraId="78E177E2"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2) изменением срока действия договора;</w:t>
            </w:r>
          </w:p>
          <w:p w14:paraId="7D69A99E" w14:textId="77777777" w:rsidR="004F425F" w:rsidRPr="00E32E87" w:rsidRDefault="004F425F" w:rsidP="004F425F">
            <w:pPr>
              <w:tabs>
                <w:tab w:val="left" w:pos="426"/>
              </w:tabs>
              <w:contextualSpacing/>
              <w:jc w:val="both"/>
              <w:rPr>
                <w:rFonts w:ascii="Times New Roman" w:hAnsi="Times New Roman" w:cs="Times New Roman"/>
                <w:sz w:val="24"/>
                <w:szCs w:val="24"/>
                <w:lang w:val="kk-KZ"/>
              </w:rPr>
            </w:pPr>
            <w:r w:rsidRPr="00E32E87">
              <w:rPr>
                <w:rFonts w:ascii="Times New Roman" w:hAnsi="Times New Roman" w:cs="Times New Roman"/>
                <w:sz w:val="24"/>
                <w:szCs w:val="24"/>
                <w:lang w:val="kk-KZ"/>
              </w:rPr>
              <w:t xml:space="preserve">6.1.7. </w:t>
            </w:r>
            <w:r w:rsidRPr="00E32E87">
              <w:rPr>
                <w:rFonts w:ascii="Times New Roman" w:hAnsi="Times New Roman" w:cs="Times New Roman"/>
                <w:sz w:val="24"/>
                <w:szCs w:val="24"/>
              </w:rPr>
              <w:t xml:space="preserve">В течение 14 (четырнадцати) календарных дней с даты получения </w:t>
            </w:r>
            <w:r w:rsidRPr="00E32E87">
              <w:rPr>
                <w:rFonts w:ascii="Times New Roman" w:hAnsi="Times New Roman" w:cs="Times New Roman"/>
                <w:sz w:val="24"/>
                <w:szCs w:val="24"/>
                <w:lang w:val="kk-KZ"/>
              </w:rPr>
              <w:t>займа</w:t>
            </w:r>
            <w:r w:rsidRPr="00E32E87">
              <w:rPr>
                <w:rFonts w:ascii="Times New Roman" w:hAnsi="Times New Roman" w:cs="Times New Roman"/>
                <w:sz w:val="24"/>
                <w:szCs w:val="24"/>
              </w:rPr>
              <w:t xml:space="preserve"> </w:t>
            </w:r>
            <w:r w:rsidRPr="00E32E87">
              <w:rPr>
                <w:rFonts w:ascii="Times New Roman" w:hAnsi="Times New Roman" w:cs="Times New Roman"/>
                <w:sz w:val="24"/>
                <w:szCs w:val="24"/>
                <w:lang w:val="kk-KZ"/>
              </w:rPr>
              <w:t xml:space="preserve">Заемщик вправе произвести возврат суммы займа с оплатой вознаграждения за фактическое количество использованных дней. </w:t>
            </w:r>
          </w:p>
          <w:p w14:paraId="7CC11A33" w14:textId="77777777" w:rsidR="00D57042" w:rsidRPr="005E6667" w:rsidRDefault="00D57042" w:rsidP="00E27439">
            <w:pPr>
              <w:tabs>
                <w:tab w:val="left" w:pos="426"/>
              </w:tabs>
              <w:jc w:val="both"/>
              <w:rPr>
                <w:rFonts w:ascii="Times New Roman" w:eastAsia="Times New Roman" w:hAnsi="Times New Roman" w:cs="Times New Roman"/>
                <w:sz w:val="24"/>
                <w:szCs w:val="24"/>
                <w:lang w:val="kk-KZ"/>
              </w:rPr>
            </w:pPr>
          </w:p>
          <w:p w14:paraId="17171589"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6.2. Заемщик обязуется:</w:t>
            </w:r>
          </w:p>
          <w:p w14:paraId="6BA1D7BF"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6.2.1. </w:t>
            </w:r>
            <w:r w:rsidRPr="003B7F89">
              <w:rPr>
                <w:rFonts w:ascii="Times New Roman" w:eastAsia="Times New Roman" w:hAnsi="Times New Roman" w:cs="Times New Roman"/>
                <w:sz w:val="24"/>
                <w:szCs w:val="24"/>
                <w:lang w:val="kk-KZ"/>
              </w:rPr>
              <w:t xml:space="preserve">Использовать кредит по целевому назначению в соответствии с пунктом 1.1. настоящего Договора. Предоставить в течение 60 (шестидесяти) </w:t>
            </w:r>
            <w:r w:rsidR="00CF3865" w:rsidRPr="003B7F89">
              <w:rPr>
                <w:rFonts w:ascii="Times New Roman" w:eastAsia="Times New Roman" w:hAnsi="Times New Roman" w:cs="Times New Roman"/>
                <w:sz w:val="24"/>
                <w:szCs w:val="24"/>
                <w:lang w:val="kk-KZ"/>
              </w:rPr>
              <w:t>рабочих</w:t>
            </w:r>
            <w:r w:rsidRPr="005E6667">
              <w:rPr>
                <w:rFonts w:ascii="Times New Roman" w:eastAsia="Times New Roman" w:hAnsi="Times New Roman" w:cs="Times New Roman"/>
                <w:sz w:val="24"/>
                <w:szCs w:val="24"/>
                <w:lang w:val="kk-KZ"/>
              </w:rPr>
              <w:t xml:space="preserve"> дней со дня получения кредита документы, подтверждающие целевое использование кредита</w:t>
            </w:r>
            <w:r w:rsidR="00FD38CD" w:rsidRPr="005E6667">
              <w:rPr>
                <w:rFonts w:ascii="Times New Roman" w:eastAsia="Times New Roman" w:hAnsi="Times New Roman" w:cs="Times New Roman"/>
                <w:sz w:val="24"/>
                <w:szCs w:val="24"/>
                <w:lang w:val="kk-KZ"/>
              </w:rPr>
              <w:t xml:space="preserve"> (согласно Приложению №2)</w:t>
            </w:r>
            <w:r w:rsidRPr="005E6667">
              <w:rPr>
                <w:rFonts w:ascii="Times New Roman" w:eastAsia="Times New Roman" w:hAnsi="Times New Roman" w:cs="Times New Roman"/>
                <w:sz w:val="24"/>
                <w:szCs w:val="24"/>
                <w:lang w:val="kk-KZ"/>
              </w:rPr>
              <w:t>. В случае не предоставления подтверждающих документов использования кредита по целевому назначению в срок, указанный в настоящем пункте, кредит будет считаться использованным не по целевому назначению;</w:t>
            </w:r>
          </w:p>
          <w:p w14:paraId="3ADEB652" w14:textId="77777777" w:rsidR="00C05D6A" w:rsidRPr="005E6667" w:rsidRDefault="00C05D6A" w:rsidP="00E27439">
            <w:pPr>
              <w:tabs>
                <w:tab w:val="left" w:pos="426"/>
                <w:tab w:val="left" w:pos="630"/>
                <w:tab w:val="left" w:pos="771"/>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6.2.2. В случае выявления нецелевого использования кредита досрочно осуществить возврат суммы нецелевого использования кредита и оплату начисленных штрафных санкций за нецелевое использование по первому письменному требованию Займодателя и/или Поверенного (агента). В случае несвоевременного использования кредита осуществить оплату начисленных штрафных санкций за несвоевременное использование по первому письменному требованию Займодателя и/или Поверенного (агента); </w:t>
            </w:r>
          </w:p>
          <w:p w14:paraId="0D052C0D" w14:textId="631011A4"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6.2.3. Погашать Займодателю сумму основного долга, вознаграждения по нему в порядке и сроки, установленные настоящим Договором и приложением №1 к нему, путем перечисления денег на текущий счет Поверенного (агента);</w:t>
            </w:r>
          </w:p>
          <w:p w14:paraId="7A81B0D1" w14:textId="77777777" w:rsidR="004771A6" w:rsidRPr="005E6667" w:rsidRDefault="004771A6" w:rsidP="00E27439">
            <w:pPr>
              <w:tabs>
                <w:tab w:val="left" w:pos="426"/>
              </w:tabs>
              <w:jc w:val="both"/>
              <w:rPr>
                <w:rFonts w:ascii="Times New Roman" w:eastAsia="Times New Roman" w:hAnsi="Times New Roman" w:cs="Times New Roman"/>
                <w:sz w:val="24"/>
                <w:szCs w:val="24"/>
                <w:lang w:val="kk-KZ"/>
              </w:rPr>
            </w:pPr>
          </w:p>
          <w:p w14:paraId="1A77B469" w14:textId="51AAB5F6" w:rsidR="00C05D6A"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6.2.4. Не позднее, чем за один месяц информировать Займодателя и/или Поверенного (агента) о возможном изменении адреса, банковских реквизитов, привлечении </w:t>
            </w:r>
            <w:r w:rsidRPr="005E6667">
              <w:rPr>
                <w:rFonts w:ascii="Times New Roman" w:eastAsia="Times New Roman" w:hAnsi="Times New Roman" w:cs="Times New Roman"/>
                <w:sz w:val="24"/>
                <w:szCs w:val="24"/>
                <w:lang w:val="kk-KZ"/>
              </w:rPr>
              <w:lastRenderedPageBreak/>
              <w:t>дополнительных кредитных средств, принятии гарантийных обязательств и других изменениях, которые могут повлиять на выполнение принятых обязательств перед Займодателем в соответствии с настоящим Договором;</w:t>
            </w:r>
          </w:p>
          <w:p w14:paraId="1D1384DF" w14:textId="77777777" w:rsidR="00293FE4" w:rsidRPr="005E6667" w:rsidRDefault="00293FE4" w:rsidP="00E27439">
            <w:pPr>
              <w:tabs>
                <w:tab w:val="left" w:pos="426"/>
              </w:tabs>
              <w:jc w:val="both"/>
              <w:rPr>
                <w:rFonts w:ascii="Times New Roman" w:eastAsia="Times New Roman" w:hAnsi="Times New Roman" w:cs="Times New Roman"/>
                <w:sz w:val="24"/>
                <w:szCs w:val="24"/>
                <w:lang w:val="kk-KZ"/>
              </w:rPr>
            </w:pPr>
          </w:p>
          <w:p w14:paraId="7D50D0C5"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6.2.5. В случае неисполнения или ненадлежащего исполнения Заемщиком условий настоящего Договора Заемщик: </w:t>
            </w:r>
          </w:p>
          <w:p w14:paraId="2066115A" w14:textId="77777777" w:rsidR="00C05D6A" w:rsidRPr="005E6667" w:rsidRDefault="00C05D6A" w:rsidP="00E27439">
            <w:pPr>
              <w:numPr>
                <w:ilvl w:val="0"/>
                <w:numId w:val="5"/>
              </w:numPr>
              <w:tabs>
                <w:tab w:val="left" w:pos="360"/>
                <w:tab w:val="left" w:pos="426"/>
              </w:tabs>
              <w:ind w:left="0" w:firstLine="0"/>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отвечает перед Займодателем и/или Поверенного (агента) всем своим имуществом, принадлежащим ему на праве собственности, в том числе деньгами на счетах в тенге и в иностранной валюте;</w:t>
            </w:r>
          </w:p>
          <w:p w14:paraId="06B45FDF" w14:textId="5C6945E0" w:rsidR="00C05D6A" w:rsidRPr="005E6667" w:rsidRDefault="00C05D6A" w:rsidP="00E27439">
            <w:pPr>
              <w:numPr>
                <w:ilvl w:val="0"/>
                <w:numId w:val="5"/>
              </w:numPr>
              <w:tabs>
                <w:tab w:val="left" w:pos="360"/>
                <w:tab w:val="left" w:pos="426"/>
              </w:tabs>
              <w:ind w:left="0" w:firstLine="0"/>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безотзывно</w:t>
            </w:r>
            <w:r w:rsidR="00091791" w:rsidRPr="005E6667">
              <w:rPr>
                <w:rFonts w:ascii="Times New Roman" w:eastAsia="Times New Roman" w:hAnsi="Times New Roman" w:cs="Times New Roman"/>
                <w:sz w:val="24"/>
                <w:szCs w:val="24"/>
                <w:lang w:val="kk-KZ"/>
              </w:rPr>
              <w:t xml:space="preserve"> </w:t>
            </w:r>
            <w:r w:rsidRPr="005E6667">
              <w:rPr>
                <w:rFonts w:ascii="Times New Roman" w:eastAsia="Times New Roman" w:hAnsi="Times New Roman" w:cs="Times New Roman"/>
                <w:sz w:val="24"/>
                <w:szCs w:val="24"/>
                <w:lang w:val="kk-KZ"/>
              </w:rPr>
              <w:t>и безусловно предоставляет Займодателю</w:t>
            </w:r>
            <w:r w:rsidR="0056777A" w:rsidRPr="005E6667">
              <w:rPr>
                <w:rFonts w:ascii="Times New Roman" w:eastAsia="Times New Roman" w:hAnsi="Times New Roman" w:cs="Times New Roman"/>
                <w:sz w:val="24"/>
                <w:szCs w:val="24"/>
                <w:lang w:val="kk-KZ"/>
              </w:rPr>
              <w:t>, Поверенному агенту</w:t>
            </w:r>
            <w:r w:rsidRPr="005E6667">
              <w:rPr>
                <w:rFonts w:ascii="Times New Roman" w:eastAsia="Times New Roman" w:hAnsi="Times New Roman" w:cs="Times New Roman"/>
                <w:sz w:val="24"/>
                <w:szCs w:val="24"/>
                <w:lang w:val="kk-KZ"/>
              </w:rPr>
              <w:t xml:space="preserve"> право безакцептного списания денег со своих счетов в тенге и в иностранной валюте в обслуживающих любых банках второго уровня, финансовых, кредитных организациях и учреждениях на территории Республики Казахстан;</w:t>
            </w:r>
          </w:p>
          <w:p w14:paraId="4DAA7745" w14:textId="77777777" w:rsidR="004771A6" w:rsidRPr="005E6667" w:rsidRDefault="004771A6" w:rsidP="004771A6">
            <w:pPr>
              <w:tabs>
                <w:tab w:val="left" w:pos="360"/>
                <w:tab w:val="left" w:pos="426"/>
              </w:tabs>
              <w:jc w:val="both"/>
              <w:rPr>
                <w:rFonts w:ascii="Times New Roman" w:eastAsia="Times New Roman" w:hAnsi="Times New Roman" w:cs="Times New Roman"/>
                <w:sz w:val="24"/>
                <w:szCs w:val="24"/>
                <w:lang w:val="kk-KZ"/>
              </w:rPr>
            </w:pPr>
          </w:p>
          <w:p w14:paraId="50CEAE00" w14:textId="1FAE6431"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6.2.6. Не препятствовать представителям Займодателя и/или Поверенного (агента) в любое время производить проверки целевого и своевременного использования кредита, предоставлять все необходимые документы касательно использования полученного кредита;</w:t>
            </w:r>
          </w:p>
          <w:p w14:paraId="23F6147D" w14:textId="2734F34B"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6.2.7. Все расходы по регистрации возникновения, изменения и прекращения права залога, являющегося обеспечением по настоящему Договору, несет Заемщик/Залогодатель. </w:t>
            </w:r>
          </w:p>
          <w:p w14:paraId="35665240" w14:textId="77777777" w:rsidR="004771A6" w:rsidRPr="005E6667" w:rsidRDefault="004771A6" w:rsidP="00E27439">
            <w:pPr>
              <w:tabs>
                <w:tab w:val="left" w:pos="426"/>
              </w:tabs>
              <w:jc w:val="both"/>
              <w:rPr>
                <w:rFonts w:ascii="Times New Roman" w:eastAsia="Times New Roman" w:hAnsi="Times New Roman" w:cs="Times New Roman"/>
                <w:sz w:val="24"/>
                <w:szCs w:val="24"/>
                <w:lang w:val="kk-KZ"/>
              </w:rPr>
            </w:pPr>
          </w:p>
          <w:p w14:paraId="327CB4C3" w14:textId="316E267C"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6.2.8. Осуществлять (обеспечивать) своевременное страхование заложенного имущества в страховых компаниях до полного исполнения обязательств по настоящему Договору.</w:t>
            </w:r>
          </w:p>
          <w:p w14:paraId="752F5CE7"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6.2.9. Без предварительного письменного согласия Займодателя и/или Поверенного (агента) не вносить изменения в свои учредительные и (или) иные документы в части исключения или изменения вида деятельности, в целях реализации которой был получен заем.</w:t>
            </w:r>
          </w:p>
          <w:p w14:paraId="350BEF5F" w14:textId="0DF3D829" w:rsidR="00C05D6A" w:rsidRDefault="00C05D6A" w:rsidP="00E27439">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6.2.10. Предоставлять Займодателю и Поверенному (агенту) любую информацию,</w:t>
            </w:r>
            <w:r w:rsidR="00502CBA" w:rsidRPr="00E32E87">
              <w:rPr>
                <w:rFonts w:ascii="Times New Roman" w:hAnsi="Times New Roman" w:cs="Times New Roman"/>
                <w:sz w:val="24"/>
                <w:szCs w:val="24"/>
                <w:lang w:val="kk-KZ"/>
              </w:rPr>
              <w:t xml:space="preserve"> документацию касательно финансово-хозяйственной деятельности Заемщика в течении 30 (тридцати) календарных дней</w:t>
            </w:r>
            <w:r w:rsidRPr="005E6667">
              <w:rPr>
                <w:rFonts w:ascii="Times New Roman" w:eastAsia="Times New Roman" w:hAnsi="Times New Roman" w:cs="Times New Roman"/>
                <w:sz w:val="24"/>
                <w:szCs w:val="24"/>
                <w:lang w:val="kk-KZ"/>
              </w:rPr>
              <w:t xml:space="preserve"> </w:t>
            </w:r>
            <w:r w:rsidR="00502CBA" w:rsidRPr="00E32E87">
              <w:rPr>
                <w:rFonts w:ascii="Times New Roman" w:hAnsi="Times New Roman" w:cs="Times New Roman"/>
                <w:sz w:val="24"/>
                <w:szCs w:val="24"/>
                <w:lang w:val="kk-KZ"/>
              </w:rPr>
              <w:t>после</w:t>
            </w:r>
            <w:r w:rsidR="00502CBA" w:rsidRPr="005E6667">
              <w:rPr>
                <w:rFonts w:ascii="Times New Roman" w:eastAsia="Times New Roman" w:hAnsi="Times New Roman" w:cs="Times New Roman"/>
                <w:sz w:val="24"/>
                <w:szCs w:val="24"/>
                <w:lang w:val="kk-KZ"/>
              </w:rPr>
              <w:t xml:space="preserve"> </w:t>
            </w:r>
            <w:r w:rsidRPr="005E6667">
              <w:rPr>
                <w:rFonts w:ascii="Times New Roman" w:eastAsia="Times New Roman" w:hAnsi="Times New Roman" w:cs="Times New Roman"/>
                <w:sz w:val="24"/>
                <w:szCs w:val="24"/>
                <w:lang w:val="kk-KZ"/>
              </w:rPr>
              <w:t>письменно</w:t>
            </w:r>
            <w:r w:rsidR="00502CBA">
              <w:rPr>
                <w:rFonts w:ascii="Times New Roman" w:eastAsia="Times New Roman" w:hAnsi="Times New Roman" w:cs="Times New Roman"/>
                <w:sz w:val="24"/>
                <w:szCs w:val="24"/>
              </w:rPr>
              <w:t>го</w:t>
            </w:r>
            <w:r w:rsidRPr="005E6667">
              <w:rPr>
                <w:rFonts w:ascii="Times New Roman" w:eastAsia="Times New Roman" w:hAnsi="Times New Roman" w:cs="Times New Roman"/>
                <w:sz w:val="24"/>
                <w:szCs w:val="24"/>
                <w:lang w:val="kk-KZ"/>
              </w:rPr>
              <w:t xml:space="preserve"> запрос</w:t>
            </w:r>
            <w:r w:rsidR="00502CBA">
              <w:rPr>
                <w:rFonts w:ascii="Times New Roman" w:eastAsia="Times New Roman" w:hAnsi="Times New Roman" w:cs="Times New Roman"/>
                <w:sz w:val="24"/>
                <w:szCs w:val="24"/>
                <w:lang w:val="kk-KZ"/>
              </w:rPr>
              <w:t>а</w:t>
            </w:r>
            <w:r w:rsidRPr="005E6667">
              <w:rPr>
                <w:rFonts w:ascii="Times New Roman" w:eastAsia="Times New Roman" w:hAnsi="Times New Roman" w:cs="Times New Roman"/>
                <w:sz w:val="24"/>
                <w:szCs w:val="24"/>
                <w:lang w:val="kk-KZ"/>
              </w:rPr>
              <w:t xml:space="preserve"> в рамках исполнения настоящего Договора;</w:t>
            </w:r>
          </w:p>
          <w:p w14:paraId="43B6E4A6" w14:textId="77777777" w:rsidR="00502CBA" w:rsidRPr="005E6667" w:rsidRDefault="00502CBA" w:rsidP="00E27439">
            <w:pPr>
              <w:jc w:val="both"/>
              <w:rPr>
                <w:rFonts w:ascii="Times New Roman" w:eastAsia="Times New Roman" w:hAnsi="Times New Roman" w:cs="Times New Roman"/>
                <w:sz w:val="24"/>
                <w:szCs w:val="24"/>
                <w:lang w:val="kk-KZ"/>
              </w:rPr>
            </w:pPr>
          </w:p>
          <w:p w14:paraId="25EAE741" w14:textId="77777777" w:rsidR="00C05D6A" w:rsidRPr="005E6667" w:rsidRDefault="00C05D6A" w:rsidP="00E27439">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6.2.11. До полного исполнения обязательств по Договору, оставаться субъектом </w:t>
            </w:r>
            <w:r w:rsidRPr="005E6667">
              <w:rPr>
                <w:rFonts w:ascii="Times New Roman" w:eastAsia="Times New Roman" w:hAnsi="Times New Roman" w:cs="Times New Roman"/>
                <w:sz w:val="24"/>
                <w:szCs w:val="24"/>
                <w:lang w:val="kk-KZ"/>
              </w:rPr>
              <w:lastRenderedPageBreak/>
              <w:t>предпринимательства и надлежащим образом исполнять свои обязательства налогоплательщика в качестве субъекта предпринимательства.</w:t>
            </w:r>
          </w:p>
          <w:p w14:paraId="3FB676FD" w14:textId="77777777" w:rsidR="00C05D6A" w:rsidRPr="005E6667" w:rsidRDefault="00C05D6A" w:rsidP="00E27439">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6.2.12. Не прекращать деятельность, в целях осуществления которой был получен заем, до полного исполнения обязательств по настоящему Договору.</w:t>
            </w:r>
          </w:p>
          <w:p w14:paraId="55FFA199" w14:textId="5F929DA9" w:rsidR="00C05D6A" w:rsidRPr="00502CBA" w:rsidRDefault="00C05D6A" w:rsidP="00E27439">
            <w:pPr>
              <w:contextualSpacing/>
              <w:jc w:val="both"/>
              <w:rPr>
                <w:rFonts w:ascii="Times New Roman" w:eastAsia="Times New Roman" w:hAnsi="Times New Roman" w:cs="Times New Roman"/>
                <w:sz w:val="24"/>
                <w:szCs w:val="24"/>
              </w:rPr>
            </w:pPr>
            <w:r w:rsidRPr="005E6667">
              <w:rPr>
                <w:rFonts w:ascii="Times New Roman" w:eastAsia="Times New Roman" w:hAnsi="Times New Roman" w:cs="Times New Roman"/>
                <w:sz w:val="24"/>
                <w:szCs w:val="24"/>
                <w:lang w:val="kk-KZ"/>
              </w:rPr>
              <w:t xml:space="preserve">6.2.13. </w:t>
            </w:r>
            <w:r w:rsidR="00502CBA" w:rsidRPr="00E32E87">
              <w:rPr>
                <w:rFonts w:ascii="Times New Roman" w:eastAsia="Times New Roman" w:hAnsi="Times New Roman" w:cs="Times New Roman"/>
                <w:sz w:val="24"/>
                <w:szCs w:val="24"/>
              </w:rPr>
              <w:t>До полного исполнения обязательств не прекращать действия регистрации в качестве юридического лица</w:t>
            </w:r>
            <w:r w:rsidRPr="005E6667">
              <w:rPr>
                <w:rFonts w:ascii="Times New Roman" w:eastAsia="Times New Roman" w:hAnsi="Times New Roman" w:cs="Times New Roman"/>
                <w:sz w:val="24"/>
                <w:szCs w:val="24"/>
                <w:lang w:val="kk-KZ"/>
              </w:rPr>
              <w:t xml:space="preserve">. </w:t>
            </w:r>
          </w:p>
          <w:p w14:paraId="4AE754AE" w14:textId="77777777" w:rsidR="00C05D6A" w:rsidRDefault="00C05D6A" w:rsidP="00E27439">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6.2.14. Не осуществлять за счет кредитных (заемных) средств сделки лишь для вида, без намерения создать соответствующие ей правовые последствия (мнимые сделки), в том числе приобретать имущество у близких родственников (родители (родитель), дети, усыновители (удочерители), усыновленные (удочеренные), полнородные и неполнородные братья и сестры, дедушка, бабушка, внуки).</w:t>
            </w:r>
          </w:p>
          <w:p w14:paraId="04B57AE5" w14:textId="46591BAE" w:rsidR="00502CBA" w:rsidRDefault="00502CBA" w:rsidP="00E27439">
            <w:pPr>
              <w:jc w:val="both"/>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6.2.15.</w:t>
            </w:r>
            <w:r w:rsidRPr="004F147C">
              <w:rPr>
                <w:rFonts w:ascii="Times New Roman" w:eastAsia="Times New Roman" w:hAnsi="Times New Roman" w:cs="Times New Roman"/>
                <w:color w:val="000000"/>
                <w:sz w:val="24"/>
                <w:szCs w:val="24"/>
              </w:rPr>
              <w:t xml:space="preserve"> В течение всего срока действия настоящего Договора обеспечить производственное взаимодействие между членами сельскохозяйственного производственного кооператива «</w:t>
            </w:r>
            <w:r>
              <w:rPr>
                <w:rFonts w:ascii="Times New Roman" w:hAnsi="Times New Roman" w:cs="Times New Roman"/>
                <w:sz w:val="24"/>
                <w:szCs w:val="24"/>
                <w:lang w:val="kk-KZ"/>
              </w:rPr>
              <w:t>__________________</w:t>
            </w:r>
            <w:r w:rsidRPr="004F147C">
              <w:rPr>
                <w:rFonts w:ascii="Times New Roman" w:eastAsia="Times New Roman" w:hAnsi="Times New Roman" w:cs="Times New Roman"/>
                <w:color w:val="000000"/>
                <w:sz w:val="24"/>
                <w:szCs w:val="24"/>
              </w:rPr>
              <w:t>»</w:t>
            </w:r>
            <w:r w:rsidRPr="005E6667">
              <w:rPr>
                <w:rFonts w:ascii="Times New Roman" w:eastAsia="Times New Roman" w:hAnsi="Times New Roman" w:cs="Times New Roman"/>
                <w:sz w:val="24"/>
                <w:szCs w:val="24"/>
                <w:lang w:val="kk-KZ"/>
              </w:rPr>
              <w:t>;</w:t>
            </w:r>
          </w:p>
          <w:p w14:paraId="333C09C9" w14:textId="2A7D4421" w:rsidR="001612BA" w:rsidRDefault="001612BA" w:rsidP="00E27439">
            <w:pPr>
              <w:jc w:val="both"/>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6.2.16.</w:t>
            </w:r>
            <w:r w:rsidRPr="004F147C">
              <w:rPr>
                <w:rFonts w:ascii="Times New Roman" w:eastAsia="Times New Roman" w:hAnsi="Times New Roman" w:cs="Times New Roman"/>
                <w:color w:val="000000"/>
                <w:sz w:val="24"/>
                <w:szCs w:val="24"/>
              </w:rPr>
              <w:t xml:space="preserve"> Обеспечить участников кооператива </w:t>
            </w:r>
            <w:r w:rsidRPr="004F147C">
              <w:rPr>
                <w:rFonts w:ascii="Times New Roman" w:eastAsia="Times New Roman" w:hAnsi="Times New Roman" w:cs="Times New Roman"/>
                <w:color w:val="000000"/>
                <w:sz w:val="24"/>
                <w:szCs w:val="24"/>
                <w:lang w:val="kk-KZ"/>
              </w:rPr>
              <w:t xml:space="preserve">субсидированными/государственными льготами/ семенами/ сырьем/ ГСМ/ техникой и оборудованием/ и другими преференциями/ </w:t>
            </w:r>
            <w:r w:rsidRPr="004F147C">
              <w:rPr>
                <w:rFonts w:ascii="Times New Roman" w:eastAsia="Times New Roman" w:hAnsi="Times New Roman" w:cs="Times New Roman"/>
                <w:color w:val="000000"/>
                <w:sz w:val="24"/>
                <w:szCs w:val="24"/>
              </w:rPr>
              <w:t xml:space="preserve">сеном и кормами по цене ниже рыночной, утвержденной протоколом заседания </w:t>
            </w:r>
            <w:r w:rsidRPr="004F147C">
              <w:rPr>
                <w:rFonts w:ascii="Times New Roman" w:eastAsia="Times New Roman" w:hAnsi="Times New Roman" w:cs="Times New Roman"/>
                <w:color w:val="000000"/>
                <w:sz w:val="24"/>
                <w:szCs w:val="24"/>
                <w:lang w:val="kk-KZ"/>
              </w:rPr>
              <w:t>исполнительного органа</w:t>
            </w:r>
            <w:r w:rsidRPr="004F147C">
              <w:rPr>
                <w:rFonts w:ascii="Times New Roman" w:eastAsia="Times New Roman" w:hAnsi="Times New Roman" w:cs="Times New Roman"/>
                <w:color w:val="000000"/>
                <w:sz w:val="24"/>
                <w:szCs w:val="24"/>
              </w:rPr>
              <w:t xml:space="preserve"> кооператива на соответствующий год текущего календарного дня, в количестве равной долей на </w:t>
            </w:r>
            <w:proofErr w:type="spellStart"/>
            <w:r w:rsidRPr="004F147C">
              <w:rPr>
                <w:rFonts w:ascii="Times New Roman" w:eastAsia="Times New Roman" w:hAnsi="Times New Roman" w:cs="Times New Roman"/>
                <w:color w:val="000000"/>
                <w:sz w:val="24"/>
                <w:szCs w:val="24"/>
              </w:rPr>
              <w:t>кажд</w:t>
            </w:r>
            <w:proofErr w:type="spellEnd"/>
            <w:r w:rsidRPr="004F147C">
              <w:rPr>
                <w:rFonts w:ascii="Times New Roman" w:eastAsia="Times New Roman" w:hAnsi="Times New Roman" w:cs="Times New Roman"/>
                <w:color w:val="000000"/>
                <w:sz w:val="24"/>
                <w:szCs w:val="24"/>
                <w:lang w:val="kk-KZ"/>
              </w:rPr>
              <w:t>ое подворье</w:t>
            </w:r>
            <w:r w:rsidRPr="005E6667">
              <w:rPr>
                <w:rFonts w:ascii="Times New Roman" w:eastAsia="Times New Roman" w:hAnsi="Times New Roman" w:cs="Times New Roman"/>
                <w:sz w:val="24"/>
                <w:szCs w:val="24"/>
                <w:lang w:val="kk-KZ"/>
              </w:rPr>
              <w:t>;</w:t>
            </w:r>
          </w:p>
          <w:p w14:paraId="7E4B81F2" w14:textId="77777777" w:rsidR="001612BA" w:rsidRPr="00E32E87" w:rsidRDefault="001612BA" w:rsidP="001612BA">
            <w:pPr>
              <w:contextualSpacing/>
              <w:jc w:val="both"/>
              <w:rPr>
                <w:rFonts w:ascii="Times New Roman" w:eastAsia="Times New Roman" w:hAnsi="Times New Roman" w:cs="Times New Roman"/>
                <w:color w:val="000000"/>
                <w:sz w:val="24"/>
                <w:szCs w:val="24"/>
              </w:rPr>
            </w:pPr>
            <w:r w:rsidRPr="00E32E87">
              <w:rPr>
                <w:rFonts w:ascii="Times New Roman" w:eastAsia="Times New Roman" w:hAnsi="Times New Roman" w:cs="Times New Roman"/>
                <w:color w:val="000000"/>
                <w:sz w:val="24"/>
                <w:szCs w:val="24"/>
              </w:rPr>
              <w:t>6.2.1</w:t>
            </w:r>
            <w:r>
              <w:rPr>
                <w:rFonts w:ascii="Times New Roman" w:eastAsia="Times New Roman" w:hAnsi="Times New Roman" w:cs="Times New Roman"/>
                <w:color w:val="000000"/>
                <w:sz w:val="24"/>
                <w:szCs w:val="24"/>
                <w:lang w:val="kk-KZ"/>
              </w:rPr>
              <w:t>7</w:t>
            </w:r>
            <w:r w:rsidRPr="00E32E87">
              <w:rPr>
                <w:rFonts w:ascii="Times New Roman" w:eastAsia="Times New Roman" w:hAnsi="Times New Roman" w:cs="Times New Roman"/>
                <w:color w:val="000000"/>
                <w:sz w:val="24"/>
                <w:szCs w:val="24"/>
              </w:rPr>
              <w:t>. Обеспечить принятие и реализацию</w:t>
            </w:r>
            <w:r w:rsidRPr="00E32E87">
              <w:rPr>
                <w:rFonts w:ascii="Times New Roman" w:eastAsia="Times New Roman" w:hAnsi="Times New Roman" w:cs="Times New Roman"/>
                <w:color w:val="000000"/>
                <w:sz w:val="24"/>
                <w:szCs w:val="24"/>
                <w:lang w:val="kk-KZ"/>
              </w:rPr>
              <w:t xml:space="preserve">/ оказать содействие в реализации </w:t>
            </w:r>
            <w:r w:rsidRPr="00E32E87">
              <w:rPr>
                <w:rFonts w:ascii="Times New Roman" w:eastAsia="Times New Roman" w:hAnsi="Times New Roman" w:cs="Times New Roman"/>
                <w:color w:val="000000"/>
                <w:sz w:val="24"/>
                <w:szCs w:val="24"/>
              </w:rPr>
              <w:t xml:space="preserve">продукции сельского хозяйства, производимых участниками </w:t>
            </w:r>
            <w:r w:rsidRPr="00E32E87">
              <w:rPr>
                <w:rFonts w:ascii="Times New Roman" w:eastAsia="Times New Roman" w:hAnsi="Times New Roman" w:cs="Times New Roman"/>
                <w:color w:val="000000"/>
                <w:sz w:val="24"/>
                <w:szCs w:val="24"/>
                <w:lang w:val="kk-KZ"/>
              </w:rPr>
              <w:t>«Предоставление микрокредитов сельскому населению для масштабирования проекта по повышению доходов сельского населения»</w:t>
            </w:r>
            <w:r w:rsidRPr="00E32E87">
              <w:rPr>
                <w:rFonts w:ascii="Times New Roman" w:eastAsia="Times New Roman" w:hAnsi="Times New Roman" w:cs="Times New Roman"/>
                <w:color w:val="000000"/>
                <w:sz w:val="24"/>
                <w:szCs w:val="24"/>
              </w:rPr>
              <w:t>.</w:t>
            </w:r>
          </w:p>
          <w:p w14:paraId="31C52ADC" w14:textId="11E2E3C7" w:rsidR="001612BA" w:rsidRDefault="001612BA" w:rsidP="001612BA">
            <w:pPr>
              <w:contextualSpacing/>
              <w:jc w:val="both"/>
              <w:rPr>
                <w:rFonts w:ascii="Times New Roman" w:eastAsia="Times New Roman" w:hAnsi="Times New Roman" w:cs="Times New Roman"/>
                <w:color w:val="000000"/>
                <w:sz w:val="24"/>
                <w:szCs w:val="24"/>
              </w:rPr>
            </w:pPr>
            <w:r w:rsidRPr="00E32E87">
              <w:rPr>
                <w:rFonts w:ascii="Times New Roman" w:eastAsia="Times New Roman" w:hAnsi="Times New Roman" w:cs="Times New Roman"/>
                <w:color w:val="000000"/>
                <w:sz w:val="24"/>
                <w:szCs w:val="24"/>
                <w:lang w:val="kk-KZ"/>
              </w:rPr>
              <w:t>6.2.1</w:t>
            </w:r>
            <w:r>
              <w:rPr>
                <w:rFonts w:ascii="Times New Roman" w:eastAsia="Times New Roman" w:hAnsi="Times New Roman" w:cs="Times New Roman"/>
                <w:color w:val="000000"/>
                <w:sz w:val="24"/>
                <w:szCs w:val="24"/>
                <w:lang w:val="kk-KZ"/>
              </w:rPr>
              <w:t>8</w:t>
            </w:r>
            <w:r w:rsidRPr="00E32E87">
              <w:rPr>
                <w:rFonts w:ascii="Times New Roman" w:eastAsia="Times New Roman" w:hAnsi="Times New Roman" w:cs="Times New Roman"/>
                <w:color w:val="000000"/>
                <w:sz w:val="24"/>
                <w:szCs w:val="24"/>
                <w:lang w:val="kk-KZ"/>
              </w:rPr>
              <w:t xml:space="preserve">. </w:t>
            </w:r>
            <w:r w:rsidRPr="00E32E87">
              <w:rPr>
                <w:rFonts w:ascii="Times New Roman" w:eastAsia="Times New Roman" w:hAnsi="Times New Roman" w:cs="Times New Roman"/>
                <w:color w:val="000000"/>
                <w:sz w:val="24"/>
                <w:szCs w:val="24"/>
              </w:rPr>
              <w:t>Обеспечить проведение не менее одного раза в квартал общего собрания членов для отчета о деятельности</w:t>
            </w:r>
            <w:ins w:id="0" w:author="Самал Аекенова" w:date="2023-12-13T09:53:00Z">
              <w:r w:rsidRPr="00E32E87">
                <w:rPr>
                  <w:rFonts w:ascii="Times New Roman" w:eastAsia="Times New Roman" w:hAnsi="Times New Roman" w:cs="Times New Roman"/>
                  <w:color w:val="000000"/>
                  <w:sz w:val="24"/>
                  <w:szCs w:val="24"/>
                  <w:lang w:val="kk-KZ"/>
                </w:rPr>
                <w:t xml:space="preserve"> </w:t>
              </w:r>
            </w:ins>
            <w:r w:rsidRPr="00E32E87">
              <w:rPr>
                <w:rFonts w:ascii="Times New Roman" w:eastAsia="Times New Roman" w:hAnsi="Times New Roman" w:cs="Times New Roman"/>
                <w:color w:val="000000"/>
                <w:sz w:val="24"/>
                <w:szCs w:val="24"/>
              </w:rPr>
              <w:t xml:space="preserve">сельскохозяйственного производственного кооператива </w:t>
            </w:r>
            <w:r w:rsidRPr="00E32E87">
              <w:rPr>
                <w:rFonts w:ascii="Times New Roman" w:hAnsi="Times New Roman" w:cs="Times New Roman"/>
                <w:bCs/>
                <w:sz w:val="24"/>
                <w:szCs w:val="24"/>
                <w:lang w:val="kk-KZ"/>
              </w:rPr>
              <w:t>«</w:t>
            </w:r>
            <w:r>
              <w:rPr>
                <w:rFonts w:ascii="Times New Roman" w:hAnsi="Times New Roman" w:cs="Times New Roman"/>
                <w:sz w:val="24"/>
                <w:szCs w:val="24"/>
                <w:lang w:val="kk-KZ"/>
              </w:rPr>
              <w:t>_____________</w:t>
            </w:r>
            <w:r w:rsidRPr="00E32E87">
              <w:rPr>
                <w:rFonts w:ascii="Times New Roman" w:hAnsi="Times New Roman" w:cs="Times New Roman"/>
                <w:bCs/>
                <w:sz w:val="24"/>
                <w:szCs w:val="24"/>
                <w:lang w:val="kk-KZ"/>
              </w:rPr>
              <w:t>»</w:t>
            </w:r>
            <w:r w:rsidRPr="00E32E87">
              <w:rPr>
                <w:rFonts w:ascii="Times New Roman" w:eastAsia="Times New Roman" w:hAnsi="Times New Roman" w:cs="Times New Roman"/>
                <w:color w:val="000000"/>
                <w:sz w:val="24"/>
                <w:szCs w:val="24"/>
              </w:rPr>
              <w:t xml:space="preserve">. </w:t>
            </w:r>
          </w:p>
          <w:p w14:paraId="1BB69EBC" w14:textId="77777777" w:rsidR="001612BA" w:rsidRPr="001612BA" w:rsidRDefault="001612BA" w:rsidP="001612BA">
            <w:pPr>
              <w:contextualSpacing/>
              <w:jc w:val="both"/>
              <w:rPr>
                <w:rFonts w:ascii="Times New Roman" w:eastAsia="Times New Roman" w:hAnsi="Times New Roman" w:cs="Times New Roman"/>
                <w:color w:val="000000"/>
                <w:sz w:val="24"/>
                <w:szCs w:val="24"/>
              </w:rPr>
            </w:pPr>
          </w:p>
          <w:p w14:paraId="00BE1343" w14:textId="72581920" w:rsidR="001612BA" w:rsidRDefault="001612BA" w:rsidP="001612BA">
            <w:pPr>
              <w:contextualSpacing/>
              <w:jc w:val="both"/>
              <w:rPr>
                <w:rFonts w:ascii="Times New Roman" w:eastAsia="Times New Roman" w:hAnsi="Times New Roman" w:cs="Times New Roman"/>
                <w:color w:val="000000"/>
                <w:sz w:val="24"/>
                <w:szCs w:val="24"/>
              </w:rPr>
            </w:pPr>
            <w:r w:rsidRPr="00E32E87">
              <w:rPr>
                <w:rFonts w:ascii="Times New Roman" w:eastAsia="Times New Roman" w:hAnsi="Times New Roman" w:cs="Times New Roman"/>
                <w:color w:val="000000"/>
                <w:sz w:val="24"/>
                <w:szCs w:val="24"/>
                <w:lang w:val="kk-KZ"/>
              </w:rPr>
              <w:t>6.2.</w:t>
            </w:r>
            <w:r>
              <w:rPr>
                <w:rFonts w:ascii="Times New Roman" w:eastAsia="Times New Roman" w:hAnsi="Times New Roman" w:cs="Times New Roman"/>
                <w:color w:val="000000"/>
                <w:sz w:val="24"/>
                <w:szCs w:val="24"/>
                <w:lang w:val="kk-KZ"/>
              </w:rPr>
              <w:t>19</w:t>
            </w:r>
            <w:r w:rsidRPr="00E32E87">
              <w:rPr>
                <w:rFonts w:ascii="Times New Roman" w:eastAsia="Times New Roman" w:hAnsi="Times New Roman" w:cs="Times New Roman"/>
                <w:color w:val="000000"/>
                <w:sz w:val="24"/>
                <w:szCs w:val="24"/>
                <w:lang w:val="kk-KZ"/>
              </w:rPr>
              <w:t xml:space="preserve">. </w:t>
            </w:r>
            <w:r w:rsidRPr="00E32E87">
              <w:rPr>
                <w:rFonts w:ascii="Times New Roman" w:eastAsia="Times New Roman" w:hAnsi="Times New Roman" w:cs="Times New Roman"/>
                <w:color w:val="000000"/>
                <w:sz w:val="24"/>
                <w:szCs w:val="24"/>
              </w:rPr>
              <w:t>В течение 10 (десят</w:t>
            </w:r>
            <w:r w:rsidR="00396720">
              <w:rPr>
                <w:rFonts w:ascii="Times New Roman" w:eastAsia="Times New Roman" w:hAnsi="Times New Roman" w:cs="Times New Roman"/>
                <w:color w:val="000000"/>
                <w:sz w:val="24"/>
                <w:szCs w:val="24"/>
              </w:rPr>
              <w:t>и</w:t>
            </w:r>
            <w:r w:rsidRPr="00E32E87">
              <w:rPr>
                <w:rFonts w:ascii="Times New Roman" w:eastAsia="Times New Roman" w:hAnsi="Times New Roman" w:cs="Times New Roman"/>
                <w:color w:val="000000"/>
                <w:sz w:val="24"/>
                <w:szCs w:val="24"/>
              </w:rPr>
              <w:t xml:space="preserve">) рабочих дней письменно уведомлять Займодателя и Поверенного (агента) о всех принятых решениях на общем собрании членов сельскохозяйственного производственного кооператива </w:t>
            </w:r>
            <w:r w:rsidRPr="00E32E87">
              <w:rPr>
                <w:rFonts w:ascii="Times New Roman" w:hAnsi="Times New Roman" w:cs="Times New Roman"/>
                <w:sz w:val="24"/>
                <w:szCs w:val="24"/>
              </w:rPr>
              <w:t>«</w:t>
            </w:r>
            <w:r>
              <w:rPr>
                <w:rFonts w:ascii="Times New Roman" w:hAnsi="Times New Roman" w:cs="Times New Roman"/>
                <w:sz w:val="24"/>
                <w:szCs w:val="24"/>
                <w:lang w:val="kk-KZ"/>
              </w:rPr>
              <w:t>_____________</w:t>
            </w:r>
            <w:r w:rsidRPr="00E32E87">
              <w:rPr>
                <w:rFonts w:ascii="Times New Roman" w:hAnsi="Times New Roman" w:cs="Times New Roman"/>
                <w:bCs/>
                <w:sz w:val="24"/>
                <w:szCs w:val="24"/>
                <w:lang w:val="kk-KZ"/>
              </w:rPr>
              <w:t>»</w:t>
            </w:r>
            <w:r w:rsidRPr="00E32E87">
              <w:rPr>
                <w:rFonts w:ascii="Times New Roman" w:eastAsia="Times New Roman" w:hAnsi="Times New Roman" w:cs="Times New Roman"/>
                <w:color w:val="000000"/>
                <w:sz w:val="24"/>
                <w:szCs w:val="24"/>
              </w:rPr>
              <w:t xml:space="preserve">. </w:t>
            </w:r>
          </w:p>
          <w:p w14:paraId="7409FCD4" w14:textId="47F44313" w:rsidR="001612BA" w:rsidRPr="00487719" w:rsidRDefault="001612BA" w:rsidP="001612BA">
            <w:pPr>
              <w:contextualSpacing/>
              <w:jc w:val="both"/>
              <w:rPr>
                <w:rFonts w:ascii="Times New Roman" w:eastAsia="Times New Roman" w:hAnsi="Times New Roman" w:cs="Times New Roman"/>
                <w:color w:val="000000"/>
                <w:sz w:val="24"/>
                <w:szCs w:val="24"/>
              </w:rPr>
            </w:pPr>
            <w:r w:rsidRPr="00E32E87">
              <w:rPr>
                <w:rFonts w:ascii="Times New Roman" w:eastAsia="Times New Roman" w:hAnsi="Times New Roman" w:cs="Times New Roman"/>
                <w:color w:val="000000"/>
                <w:sz w:val="24"/>
                <w:szCs w:val="24"/>
              </w:rPr>
              <w:t xml:space="preserve"> </w:t>
            </w:r>
          </w:p>
          <w:p w14:paraId="3ADAFDE8" w14:textId="3E03E598" w:rsidR="001612BA" w:rsidRPr="001612BA" w:rsidRDefault="001612BA" w:rsidP="00E27439">
            <w:pPr>
              <w:contextualSpacing/>
              <w:jc w:val="both"/>
              <w:rPr>
                <w:rFonts w:ascii="Times New Roman" w:eastAsia="Times New Roman" w:hAnsi="Times New Roman" w:cs="Times New Roman"/>
                <w:color w:val="000000"/>
                <w:sz w:val="24"/>
                <w:szCs w:val="24"/>
              </w:rPr>
            </w:pPr>
            <w:r w:rsidRPr="00E32E87">
              <w:rPr>
                <w:rFonts w:ascii="Times New Roman" w:eastAsia="Times New Roman" w:hAnsi="Times New Roman" w:cs="Times New Roman"/>
                <w:color w:val="000000"/>
                <w:sz w:val="24"/>
                <w:szCs w:val="24"/>
                <w:lang w:val="kk-KZ"/>
              </w:rPr>
              <w:lastRenderedPageBreak/>
              <w:t>6.2.2</w:t>
            </w:r>
            <w:r>
              <w:rPr>
                <w:rFonts w:ascii="Times New Roman" w:eastAsia="Times New Roman" w:hAnsi="Times New Roman" w:cs="Times New Roman"/>
                <w:color w:val="000000"/>
                <w:sz w:val="24"/>
                <w:szCs w:val="24"/>
                <w:lang w:val="kk-KZ"/>
              </w:rPr>
              <w:t>0</w:t>
            </w:r>
            <w:r w:rsidRPr="00E32E87">
              <w:rPr>
                <w:rFonts w:ascii="Times New Roman" w:eastAsia="Times New Roman" w:hAnsi="Times New Roman" w:cs="Times New Roman"/>
                <w:color w:val="000000"/>
                <w:sz w:val="24"/>
                <w:szCs w:val="24"/>
                <w:lang w:val="kk-KZ"/>
              </w:rPr>
              <w:t>.</w:t>
            </w:r>
            <w:r w:rsidRPr="00E32E87">
              <w:rPr>
                <w:rFonts w:ascii="Times New Roman" w:eastAsia="Times New Roman" w:hAnsi="Times New Roman" w:cs="Times New Roman"/>
                <w:color w:val="000000"/>
                <w:sz w:val="24"/>
                <w:szCs w:val="24"/>
              </w:rPr>
              <w:t xml:space="preserve"> Заемщик обязуется в соответствии с действующим законодательством Республики Казахстан вести бухгалтерский и налоговой учет финансово-хозяйственной деятельности в течение всего срока действия настоящего Договора.</w:t>
            </w:r>
          </w:p>
          <w:p w14:paraId="7989EDDA" w14:textId="1428CAB9" w:rsidR="0009495B" w:rsidRPr="005E6667" w:rsidRDefault="0009495B" w:rsidP="00E27439">
            <w:pPr>
              <w:tabs>
                <w:tab w:val="left" w:pos="426"/>
                <w:tab w:val="left" w:pos="743"/>
              </w:tabs>
              <w:jc w:val="both"/>
              <w:rPr>
                <w:rFonts w:ascii="Times New Roman" w:eastAsia="Times New Roman" w:hAnsi="Times New Roman" w:cs="Times New Roman"/>
                <w:sz w:val="24"/>
                <w:szCs w:val="24"/>
                <w:lang w:val="kk-KZ"/>
              </w:rPr>
            </w:pPr>
            <w:r w:rsidRPr="00396720">
              <w:rPr>
                <w:rFonts w:ascii="Times New Roman" w:eastAsia="Times New Roman" w:hAnsi="Times New Roman" w:cs="Times New Roman"/>
                <w:sz w:val="24"/>
                <w:szCs w:val="24"/>
                <w:lang w:val="kk-KZ"/>
              </w:rPr>
              <w:t>6.2.</w:t>
            </w:r>
            <w:r w:rsidR="001612BA" w:rsidRPr="00396720">
              <w:rPr>
                <w:rFonts w:ascii="Times New Roman" w:eastAsia="Times New Roman" w:hAnsi="Times New Roman" w:cs="Times New Roman"/>
                <w:sz w:val="24"/>
                <w:szCs w:val="24"/>
                <w:lang w:val="kk-KZ"/>
              </w:rPr>
              <w:t>21</w:t>
            </w:r>
            <w:r w:rsidRPr="00396720">
              <w:rPr>
                <w:rFonts w:ascii="Times New Roman" w:eastAsia="Times New Roman" w:hAnsi="Times New Roman" w:cs="Times New Roman"/>
                <w:sz w:val="24"/>
                <w:szCs w:val="24"/>
                <w:lang w:val="kk-KZ"/>
              </w:rPr>
              <w:t>.</w:t>
            </w:r>
            <w:r w:rsidR="00621C99" w:rsidRPr="00396720">
              <w:t xml:space="preserve"> </w:t>
            </w:r>
            <w:r w:rsidR="00621C99" w:rsidRPr="00396720">
              <w:rPr>
                <w:rFonts w:ascii="Times New Roman" w:eastAsia="Times New Roman" w:hAnsi="Times New Roman" w:cs="Times New Roman"/>
                <w:sz w:val="24"/>
                <w:szCs w:val="24"/>
                <w:lang w:val="kk-KZ"/>
              </w:rPr>
              <w:t xml:space="preserve">Обеспечить проведение мониторинга использования кредитных средств с помощью цифровой платформы Check-Up Online </w:t>
            </w:r>
            <w:r w:rsidR="001D1256" w:rsidRPr="00396720">
              <w:rPr>
                <w:rFonts w:ascii="Times New Roman" w:eastAsia="Times New Roman" w:hAnsi="Times New Roman" w:cs="Times New Roman"/>
                <w:sz w:val="24"/>
                <w:szCs w:val="24"/>
                <w:lang w:val="kk-KZ"/>
              </w:rPr>
              <w:t>-</w:t>
            </w:r>
            <w:r w:rsidR="00621C99" w:rsidRPr="00396720">
              <w:rPr>
                <w:rFonts w:ascii="Times New Roman" w:eastAsia="Times New Roman" w:hAnsi="Times New Roman" w:cs="Times New Roman"/>
                <w:sz w:val="24"/>
                <w:szCs w:val="24"/>
                <w:lang w:val="kk-KZ"/>
              </w:rPr>
              <w:t xml:space="preserve"> сервиса удалённых и выездных мониторинговых осмотров, обеспечивающего фото</w:t>
            </w:r>
            <w:r w:rsidR="007248E2" w:rsidRPr="00396720">
              <w:rPr>
                <w:rFonts w:ascii="Times New Roman" w:eastAsia="Times New Roman" w:hAnsi="Times New Roman" w:cs="Times New Roman"/>
                <w:sz w:val="24"/>
                <w:szCs w:val="24"/>
                <w:lang w:val="kk-KZ"/>
              </w:rPr>
              <w:t xml:space="preserve"> </w:t>
            </w:r>
            <w:r w:rsidR="00621C99" w:rsidRPr="00396720">
              <w:rPr>
                <w:rFonts w:ascii="Times New Roman" w:eastAsia="Times New Roman" w:hAnsi="Times New Roman" w:cs="Times New Roman"/>
                <w:sz w:val="24"/>
                <w:szCs w:val="24"/>
                <w:lang w:val="kk-KZ"/>
              </w:rPr>
              <w:t>- и видеофиксацию, определение геолокации заемщика, а также автоматизированную загрузку отчетов и форм актов осмотра в режиме реального времени, а также предоставлять Займодателю и/или Поверенному (агенту) доступ к соответствующим отчетам и актам.</w:t>
            </w:r>
          </w:p>
          <w:p w14:paraId="3AD9EDB6" w14:textId="10DD2513" w:rsidR="00D57042" w:rsidRDefault="00677652" w:rsidP="00E27439">
            <w:pPr>
              <w:tabs>
                <w:tab w:val="left" w:pos="426"/>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6</w:t>
            </w:r>
            <w:r>
              <w:rPr>
                <w:rFonts w:ascii="Times New Roman" w:eastAsia="Times New Roman" w:hAnsi="Times New Roman" w:cs="Times New Roman"/>
                <w:sz w:val="24"/>
                <w:szCs w:val="24"/>
              </w:rPr>
              <w:t xml:space="preserve">.2.22. </w:t>
            </w:r>
            <w:r w:rsidRPr="00677652">
              <w:rPr>
                <w:rFonts w:ascii="Times New Roman" w:eastAsia="Times New Roman" w:hAnsi="Times New Roman" w:cs="Times New Roman"/>
                <w:sz w:val="24"/>
                <w:szCs w:val="24"/>
              </w:rPr>
              <w:t>Незамедлительно уведомлять Займодателя и Поверенного (агента) о возбуждении в отношении него исполнительного производства, судебных споров, процедур банкротства (реабилитации), а также об ухудшении финансового состояния или утрате/существенном снижении стоимости обеспечения.</w:t>
            </w:r>
          </w:p>
          <w:p w14:paraId="0EE3F703" w14:textId="77777777" w:rsidR="00293FE4" w:rsidRPr="00677652" w:rsidRDefault="00293FE4" w:rsidP="00E27439">
            <w:pPr>
              <w:tabs>
                <w:tab w:val="left" w:pos="426"/>
              </w:tabs>
              <w:jc w:val="both"/>
              <w:rPr>
                <w:rFonts w:ascii="Times New Roman" w:eastAsia="Times New Roman" w:hAnsi="Times New Roman" w:cs="Times New Roman"/>
                <w:sz w:val="24"/>
                <w:szCs w:val="24"/>
              </w:rPr>
            </w:pPr>
          </w:p>
          <w:p w14:paraId="55812DF1"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6.3. Займодатель имеет право:</w:t>
            </w:r>
          </w:p>
          <w:p w14:paraId="57CC53AF"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6.3.1. Проводить проверки и получать необходимые сведения о финансовом состоянии Заемщика;</w:t>
            </w:r>
          </w:p>
          <w:p w14:paraId="54B3584F"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6.3.2. Без предупреждения Заемщика проверять целевое использование кредита. В случае нецелевого использования истребовать кредит и начисленное вознаграждение с начислением штрафных санкций согласно пункту 4.1. настоящего Договора, с момента обнаружения факта нецелевого использования;</w:t>
            </w:r>
          </w:p>
          <w:p w14:paraId="7F4FB293" w14:textId="5A87EEE7" w:rsidR="00C05D6A"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6.3.3.</w:t>
            </w:r>
            <w:r w:rsidR="00ED4AE1" w:rsidRPr="005E6667">
              <w:rPr>
                <w:rFonts w:ascii="Times New Roman" w:eastAsia="Times New Roman" w:hAnsi="Times New Roman" w:cs="Times New Roman"/>
                <w:sz w:val="24"/>
                <w:szCs w:val="24"/>
                <w:lang w:val="kk-KZ"/>
              </w:rPr>
              <w:t xml:space="preserve"> Обратить взыскание во внесудебном или в судебном порядке на имущество, заложенное в соответствии с Договором (-ами)  залога при неоплате очередных платежей по основному долгу и начисленному вознаграждению;</w:t>
            </w:r>
          </w:p>
          <w:p w14:paraId="2F82B67A"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6.3.4. Произвести безакцептное списание задолженности с любого текущего счета Заемщика в любых банках второго уровня, финансовых, кредитных организациях и учреждениях на территории Республики Казахстан, в случае невыполнения обязательств по настоящему Договору;</w:t>
            </w:r>
          </w:p>
          <w:p w14:paraId="449F3093"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6.3.5. Взыскивать неустойку (штраф, пеня) с Заемщика за просроченную задолженность по основному долгу и по начисленному вознаграждению;</w:t>
            </w:r>
          </w:p>
          <w:p w14:paraId="2A175178" w14:textId="09315543" w:rsidR="00C05D6A"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lastRenderedPageBreak/>
              <w:t>6.3.6. Требовать досрочного возврата суммы кредита и вознаграждения по нему при нарушении Заемщиком срока, установленного для возврата очередной части кредита и (или) выплаты вознаграждения, более чем на сорок календарных дней.</w:t>
            </w:r>
          </w:p>
          <w:p w14:paraId="44A0AF86" w14:textId="33074E88" w:rsidR="00293FE4" w:rsidRPr="005E6667" w:rsidRDefault="00293FE4" w:rsidP="00E27439">
            <w:pPr>
              <w:tabs>
                <w:tab w:val="left" w:pos="426"/>
              </w:tabs>
              <w:jc w:val="both"/>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 xml:space="preserve">6.3.7. </w:t>
            </w:r>
            <w:r w:rsidRPr="00293FE4">
              <w:rPr>
                <w:rFonts w:ascii="Times New Roman" w:eastAsia="Times New Roman" w:hAnsi="Times New Roman" w:cs="Times New Roman"/>
                <w:sz w:val="24"/>
                <w:szCs w:val="24"/>
                <w:lang w:val="kk-KZ"/>
              </w:rPr>
              <w:t>Требовать от Заемщика незамедлительного уведомления Займодателя и Поверенного (агента) о возбуждении в отношении него исполнительного производства, судебных споров, процедур банкротства (реабилитации), а также об ухудшении финансового состояния или утрате/существенном снижении стоимости обеспечения.</w:t>
            </w:r>
          </w:p>
          <w:p w14:paraId="37335A3A"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w:t>
            </w:r>
            <w:r w:rsidR="00091791" w:rsidRPr="005E6667">
              <w:rPr>
                <w:rFonts w:ascii="Times New Roman" w:eastAsia="Times New Roman" w:hAnsi="Times New Roman" w:cs="Times New Roman"/>
                <w:sz w:val="24"/>
                <w:szCs w:val="24"/>
                <w:lang w:val="kk-KZ"/>
              </w:rPr>
              <w:t>4. Займодатель</w:t>
            </w:r>
            <w:r w:rsidRPr="005E6667">
              <w:rPr>
                <w:rFonts w:ascii="Times New Roman" w:eastAsia="Times New Roman" w:hAnsi="Times New Roman" w:cs="Times New Roman"/>
                <w:sz w:val="24"/>
                <w:szCs w:val="24"/>
                <w:lang w:val="kk-KZ"/>
              </w:rPr>
              <w:t xml:space="preserve"> обязуется:</w:t>
            </w:r>
          </w:p>
          <w:p w14:paraId="4819326B"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6.4.1. По заявлению Заемщика безвозмездно не чаще одного раза в месяц в срок не более трех рабочих дней в письменной форме предоставить информацию о распределении (на основной долг, вознаграждение, комиссии, неустойки, штрафы и иные виды штрафных санкций, а также другие подлежащие уплате суммы с указанием просроченных платежей) очередных поступающих денег в счет погашения задолженности по Договору; </w:t>
            </w:r>
          </w:p>
          <w:p w14:paraId="09B01A6D" w14:textId="3D7E5784"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6.4.2. По заявлению Заемщика о частичном или полном досрочном возврате Займодателю предоставленных по Договору денег - безвозмездно в срок не более 3 (трех) рабочих дней сообщить ему размер причитающейся к возврату суммы с разбивкой на основной долг, вознаграждение, комиссии, неустойки, штрафы и иные виды штрафных санкций, а также другие подлежащие уплате суммы с указанием просроченных платежей;</w:t>
            </w:r>
          </w:p>
          <w:p w14:paraId="32F02797" w14:textId="77777777" w:rsidR="00F015A6" w:rsidRDefault="00F015A6" w:rsidP="00E27439">
            <w:pPr>
              <w:tabs>
                <w:tab w:val="left" w:pos="426"/>
              </w:tabs>
              <w:jc w:val="both"/>
              <w:rPr>
                <w:rFonts w:ascii="Times New Roman" w:eastAsia="Times New Roman" w:hAnsi="Times New Roman" w:cs="Times New Roman"/>
                <w:sz w:val="24"/>
                <w:szCs w:val="24"/>
                <w:lang w:val="kk-KZ"/>
              </w:rPr>
            </w:pPr>
          </w:p>
          <w:p w14:paraId="63F5B190" w14:textId="77777777" w:rsidR="001612BA" w:rsidRPr="005E6667" w:rsidRDefault="001612BA" w:rsidP="00E27439">
            <w:pPr>
              <w:tabs>
                <w:tab w:val="left" w:pos="426"/>
              </w:tabs>
              <w:jc w:val="both"/>
              <w:rPr>
                <w:rFonts w:ascii="Times New Roman" w:eastAsia="Times New Roman" w:hAnsi="Times New Roman" w:cs="Times New Roman"/>
                <w:sz w:val="24"/>
                <w:szCs w:val="24"/>
                <w:lang w:val="kk-KZ"/>
              </w:rPr>
            </w:pPr>
          </w:p>
          <w:p w14:paraId="43F27C1F" w14:textId="77777777" w:rsidR="00C05D6A" w:rsidRPr="005E6667" w:rsidRDefault="00C05D6A" w:rsidP="00E27439">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6.4.3. </w:t>
            </w:r>
            <w:r w:rsidR="00695C6B" w:rsidRPr="005E6667">
              <w:rPr>
                <w:rFonts w:ascii="Times New Roman" w:eastAsia="Times New Roman" w:hAnsi="Times New Roman" w:cs="Times New Roman"/>
                <w:sz w:val="24"/>
                <w:szCs w:val="24"/>
                <w:lang w:val="kk-KZ"/>
              </w:rPr>
              <w:t>У</w:t>
            </w:r>
            <w:r w:rsidRPr="005E6667">
              <w:rPr>
                <w:rFonts w:ascii="Times New Roman" w:eastAsia="Times New Roman" w:hAnsi="Times New Roman" w:cs="Times New Roman"/>
                <w:sz w:val="24"/>
                <w:szCs w:val="24"/>
                <w:lang w:val="kk-KZ"/>
              </w:rPr>
              <w:t>ведомить Заемщика об изменении условий Договора в сторону их улучшения в порядке, предусмотренном Договором.</w:t>
            </w:r>
          </w:p>
          <w:p w14:paraId="489097C3" w14:textId="422B8E04" w:rsidR="00D57042" w:rsidRPr="005E6667" w:rsidRDefault="00D57042" w:rsidP="00E27439">
            <w:pPr>
              <w:tabs>
                <w:tab w:val="left" w:pos="426"/>
              </w:tabs>
              <w:rPr>
                <w:rFonts w:ascii="Times New Roman" w:eastAsia="Times New Roman" w:hAnsi="Times New Roman" w:cs="Times New Roman"/>
                <w:sz w:val="24"/>
                <w:szCs w:val="24"/>
                <w:lang w:val="kk-KZ"/>
              </w:rPr>
            </w:pPr>
          </w:p>
          <w:p w14:paraId="6E1B0042" w14:textId="77777777" w:rsidR="00C05D6A" w:rsidRPr="005E6667" w:rsidRDefault="00C05D6A" w:rsidP="00E27439">
            <w:pPr>
              <w:tabs>
                <w:tab w:val="left" w:pos="426"/>
              </w:tabs>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6.5. Займодатель не вправе:</w:t>
            </w:r>
          </w:p>
          <w:p w14:paraId="1CE5DDD0"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6.5.1. В одностороннем порядке изменять в сторону увеличения установленные на дату заключения Договора размеры и порядок расчета комиссий и иных платежей по обслуживанию кредита;</w:t>
            </w:r>
          </w:p>
          <w:p w14:paraId="397B3587" w14:textId="7E515A2E"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6.5.2. </w:t>
            </w:r>
            <w:r w:rsidR="009125C3" w:rsidRPr="005E6667">
              <w:rPr>
                <w:rFonts w:ascii="Times New Roman" w:eastAsia="Times New Roman" w:hAnsi="Times New Roman" w:cs="Times New Roman"/>
                <w:sz w:val="24"/>
                <w:szCs w:val="24"/>
                <w:lang w:val="kk-KZ"/>
              </w:rPr>
              <w:t>В</w:t>
            </w:r>
            <w:r w:rsidRPr="005E6667">
              <w:rPr>
                <w:rFonts w:ascii="Times New Roman" w:eastAsia="Times New Roman" w:hAnsi="Times New Roman" w:cs="Times New Roman"/>
                <w:sz w:val="24"/>
                <w:szCs w:val="24"/>
                <w:lang w:val="kk-KZ"/>
              </w:rPr>
              <w:t xml:space="preserve"> одностороннем порядке вводить новые виды комиссий в рамках заключенного договора;</w:t>
            </w:r>
          </w:p>
          <w:p w14:paraId="11FD8801" w14:textId="77777777" w:rsidR="00F015A6" w:rsidRPr="005E6667" w:rsidRDefault="00F015A6" w:rsidP="00E27439">
            <w:pPr>
              <w:tabs>
                <w:tab w:val="left" w:pos="426"/>
              </w:tabs>
              <w:jc w:val="both"/>
              <w:rPr>
                <w:rFonts w:ascii="Times New Roman" w:eastAsia="Times New Roman" w:hAnsi="Times New Roman" w:cs="Times New Roman"/>
                <w:sz w:val="24"/>
                <w:szCs w:val="24"/>
                <w:lang w:val="kk-KZ"/>
              </w:rPr>
            </w:pPr>
          </w:p>
          <w:p w14:paraId="46C14207"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6.5.3. </w:t>
            </w:r>
            <w:r w:rsidR="009125C3" w:rsidRPr="005E6667">
              <w:rPr>
                <w:rFonts w:ascii="Times New Roman" w:eastAsia="Times New Roman" w:hAnsi="Times New Roman" w:cs="Times New Roman"/>
                <w:sz w:val="24"/>
                <w:szCs w:val="24"/>
                <w:lang w:val="kk-KZ"/>
              </w:rPr>
              <w:t>В</w:t>
            </w:r>
            <w:r w:rsidRPr="005E6667">
              <w:rPr>
                <w:rFonts w:ascii="Times New Roman" w:eastAsia="Times New Roman" w:hAnsi="Times New Roman" w:cs="Times New Roman"/>
                <w:sz w:val="24"/>
                <w:szCs w:val="24"/>
                <w:lang w:val="kk-KZ"/>
              </w:rPr>
              <w:t xml:space="preserve"> одностороннем порядке приостанавливать выдачу займа в рамках заключенного Договора, за исключением случаев:</w:t>
            </w:r>
          </w:p>
          <w:p w14:paraId="7F0ED30B" w14:textId="77777777" w:rsidR="00C05D6A" w:rsidRPr="005E6667" w:rsidRDefault="00C05D6A" w:rsidP="00E27439">
            <w:pPr>
              <w:numPr>
                <w:ilvl w:val="0"/>
                <w:numId w:val="12"/>
              </w:numPr>
              <w:tabs>
                <w:tab w:val="left" w:pos="426"/>
              </w:tabs>
              <w:ind w:left="34" w:firstLine="28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lastRenderedPageBreak/>
              <w:t>предусмотренных Договором, при которых у Займодателя возникает право не осуществлять предоставление кредита;</w:t>
            </w:r>
          </w:p>
          <w:p w14:paraId="76C3384A" w14:textId="77777777" w:rsidR="00C05D6A" w:rsidRPr="005E6667" w:rsidRDefault="00C05D6A" w:rsidP="00E27439">
            <w:pPr>
              <w:numPr>
                <w:ilvl w:val="0"/>
                <w:numId w:val="12"/>
              </w:numPr>
              <w:tabs>
                <w:tab w:val="left" w:pos="426"/>
              </w:tabs>
              <w:ind w:left="34" w:firstLine="283"/>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нарушения Заемщиком своих обязательств перед Займодателем по настоящему Договору; </w:t>
            </w:r>
          </w:p>
          <w:p w14:paraId="3A537348" w14:textId="77777777" w:rsidR="00C05D6A" w:rsidRPr="005E6667" w:rsidRDefault="00C05D6A" w:rsidP="00E27439">
            <w:pPr>
              <w:pStyle w:val="ac"/>
              <w:numPr>
                <w:ilvl w:val="0"/>
                <w:numId w:val="12"/>
              </w:numPr>
              <w:tabs>
                <w:tab w:val="left" w:pos="346"/>
              </w:tabs>
              <w:ind w:left="0" w:firstLine="281"/>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ухудшения финансового состояния Заемщика, выявленного по результатам мониторинга, проводимого Займодателем в соответствии с внутренней кредитной политикой Займодателя, соответствующей международным стандартам финансовой отчетности;</w:t>
            </w:r>
          </w:p>
          <w:p w14:paraId="0D2B1B65" w14:textId="1B3CBECA" w:rsidR="001E34EC" w:rsidRPr="005E6667" w:rsidRDefault="00C05D6A" w:rsidP="003427C8">
            <w:pPr>
              <w:pStyle w:val="ac"/>
              <w:numPr>
                <w:ilvl w:val="0"/>
                <w:numId w:val="12"/>
              </w:numPr>
              <w:tabs>
                <w:tab w:val="left" w:pos="346"/>
              </w:tabs>
              <w:ind w:left="0" w:firstLine="281"/>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изменения требований законодательства Республики Казахстан, влияющих на надлежащее исполнение Займодателем Договора;</w:t>
            </w:r>
          </w:p>
          <w:p w14:paraId="292E0CE6" w14:textId="1893A5D3"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6.5.4. Взимать неустойку или иные виды штрафных санкций за досрочное погашение кредита;</w:t>
            </w:r>
          </w:p>
          <w:p w14:paraId="66B18C46" w14:textId="75828141" w:rsidR="00C05D6A"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6.5.5. Взимать неустойку или иные виды штрафных санкций в случае, если дата погашения основного долга и (или) вознаграждения выпадает на выходной либо праздничный день, и уплата основного долга и (или) вознаграждения производится в следующий за ним рабочий день;</w:t>
            </w:r>
          </w:p>
          <w:p w14:paraId="071870D8" w14:textId="77777777" w:rsidR="0015507E" w:rsidRPr="005E6667" w:rsidRDefault="0015507E" w:rsidP="00E27439">
            <w:pPr>
              <w:tabs>
                <w:tab w:val="left" w:pos="426"/>
              </w:tabs>
              <w:jc w:val="both"/>
              <w:rPr>
                <w:rFonts w:ascii="Times New Roman" w:eastAsia="Times New Roman" w:hAnsi="Times New Roman" w:cs="Times New Roman"/>
                <w:sz w:val="24"/>
                <w:szCs w:val="24"/>
                <w:lang w:val="kk-KZ"/>
              </w:rPr>
            </w:pPr>
          </w:p>
          <w:p w14:paraId="16216E81" w14:textId="77777777" w:rsidR="00C05D6A" w:rsidRPr="00396720" w:rsidRDefault="00C05D6A" w:rsidP="00E27439">
            <w:pPr>
              <w:rPr>
                <w:rFonts w:ascii="Times New Roman" w:eastAsia="Times New Roman" w:hAnsi="Times New Roman" w:cs="Times New Roman"/>
                <w:sz w:val="24"/>
                <w:szCs w:val="24"/>
                <w:lang w:val="kk-KZ"/>
              </w:rPr>
            </w:pPr>
            <w:r w:rsidRPr="00396720">
              <w:rPr>
                <w:rFonts w:ascii="Times New Roman" w:eastAsia="Times New Roman" w:hAnsi="Times New Roman" w:cs="Times New Roman"/>
                <w:sz w:val="24"/>
                <w:szCs w:val="24"/>
                <w:lang w:val="kk-KZ"/>
              </w:rPr>
              <w:t>6.6. Поверенный (агент) вправе:</w:t>
            </w:r>
          </w:p>
          <w:p w14:paraId="584FFB18" w14:textId="32D3E8E5" w:rsidR="00A41EC4" w:rsidRDefault="00C05D6A" w:rsidP="00E27439">
            <w:pPr>
              <w:ind w:firstLine="5"/>
              <w:jc w:val="both"/>
              <w:rPr>
                <w:rFonts w:ascii="Times New Roman" w:hAnsi="Times New Roman" w:cs="Times New Roman"/>
                <w:sz w:val="24"/>
                <w:szCs w:val="24"/>
              </w:rPr>
            </w:pPr>
            <w:r w:rsidRPr="005E6667">
              <w:rPr>
                <w:rFonts w:ascii="Times New Roman" w:eastAsia="Times New Roman" w:hAnsi="Times New Roman" w:cs="Times New Roman"/>
                <w:sz w:val="24"/>
                <w:szCs w:val="24"/>
                <w:lang w:val="kk-KZ"/>
              </w:rPr>
              <w:t>6.6.</w:t>
            </w:r>
            <w:r w:rsidR="00091791" w:rsidRPr="005E6667">
              <w:rPr>
                <w:rFonts w:ascii="Times New Roman" w:eastAsia="Times New Roman" w:hAnsi="Times New Roman" w:cs="Times New Roman"/>
                <w:sz w:val="24"/>
                <w:szCs w:val="24"/>
                <w:lang w:val="kk-KZ"/>
              </w:rPr>
              <w:t xml:space="preserve">1. </w:t>
            </w:r>
            <w:r w:rsidR="00A41EC4" w:rsidRPr="005E6667">
              <w:rPr>
                <w:rFonts w:ascii="Times New Roman" w:hAnsi="Times New Roman" w:cs="Times New Roman"/>
                <w:sz w:val="24"/>
                <w:szCs w:val="24"/>
              </w:rPr>
              <w:t>Проводить после истечения 6</w:t>
            </w:r>
            <w:r w:rsidR="00856B70">
              <w:rPr>
                <w:rFonts w:ascii="Times New Roman" w:hAnsi="Times New Roman" w:cs="Times New Roman"/>
                <w:sz w:val="24"/>
                <w:szCs w:val="24"/>
              </w:rPr>
              <w:t xml:space="preserve"> (шести)</w:t>
            </w:r>
            <w:r w:rsidR="00A41EC4" w:rsidRPr="005E6667">
              <w:rPr>
                <w:rFonts w:ascii="Times New Roman" w:hAnsi="Times New Roman" w:cs="Times New Roman"/>
                <w:sz w:val="24"/>
                <w:szCs w:val="24"/>
              </w:rPr>
              <w:t xml:space="preserve"> месяцев с момента заключения настоящего Договора и в течение срока его действия мониторинг целевого использования денежных средств, погашения займа, залогового обеспечения с правом запроса любых необходимых документов, непосредственного выезда на место реализации проекта, расположения залогового имущества и др., а также с использованием цифровой платформы </w:t>
            </w:r>
            <w:r w:rsidR="00A41EC4" w:rsidRPr="005E6667">
              <w:rPr>
                <w:rStyle w:val="aff6"/>
                <w:rFonts w:ascii="Times New Roman" w:hAnsi="Times New Roman" w:cs="Times New Roman"/>
                <w:sz w:val="24"/>
                <w:szCs w:val="24"/>
              </w:rPr>
              <w:t>Check-Up Online</w:t>
            </w:r>
            <w:r w:rsidR="00A41EC4" w:rsidRPr="005E6667">
              <w:rPr>
                <w:rFonts w:ascii="Times New Roman" w:hAnsi="Times New Roman" w:cs="Times New Roman"/>
                <w:sz w:val="24"/>
                <w:szCs w:val="24"/>
              </w:rPr>
              <w:t>, обеспечивающей фото- и видеофиксацию, геолокацию заемщика и автоматизированную загрузку отчетов и актов осмотра в режиме реального времени.</w:t>
            </w:r>
          </w:p>
          <w:p w14:paraId="5641463E" w14:textId="77777777" w:rsidR="0015507E" w:rsidRPr="005E6667" w:rsidRDefault="0015507E" w:rsidP="00E27439">
            <w:pPr>
              <w:ind w:firstLine="5"/>
              <w:jc w:val="both"/>
              <w:rPr>
                <w:rFonts w:ascii="Times New Roman" w:hAnsi="Times New Roman" w:cs="Times New Roman"/>
                <w:sz w:val="24"/>
                <w:szCs w:val="24"/>
              </w:rPr>
            </w:pPr>
          </w:p>
          <w:p w14:paraId="5992A80F" w14:textId="77777777" w:rsidR="00C05D6A" w:rsidRDefault="00C05D6A" w:rsidP="00E27439">
            <w:pPr>
              <w:ind w:firstLine="5"/>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6.6.2. При поступлении денежных средств на погашение кредита, предоставленного по настоящему Договору, направлять по своему усмотрению в счет погашения просроченной задолженности по другим (-ому) займам (-му) Заемщика перед Займодателем, при образовании любой просроченной задолженности (все/любые неисполненные денежные обязательства Заемщика) перед Займодателем по другим (-ому) займам (-у), предоставленным (-ому) Займодателем Заемщику.</w:t>
            </w:r>
          </w:p>
          <w:p w14:paraId="613D7681" w14:textId="77777777" w:rsidR="0015507E" w:rsidRPr="005E6667" w:rsidRDefault="0015507E" w:rsidP="00E27439">
            <w:pPr>
              <w:ind w:firstLine="5"/>
              <w:jc w:val="both"/>
              <w:rPr>
                <w:rFonts w:ascii="Times New Roman" w:eastAsia="Times New Roman" w:hAnsi="Times New Roman" w:cs="Times New Roman"/>
                <w:sz w:val="24"/>
                <w:szCs w:val="24"/>
                <w:lang w:val="kk-KZ"/>
              </w:rPr>
            </w:pPr>
          </w:p>
          <w:p w14:paraId="6A4622DC" w14:textId="77777777" w:rsidR="00C05D6A"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lastRenderedPageBreak/>
              <w:t xml:space="preserve">6.6.3. Производить обработку персональных данных Заемщика. </w:t>
            </w:r>
          </w:p>
          <w:p w14:paraId="036A8045" w14:textId="77777777" w:rsidR="0015507E" w:rsidRPr="005E6667" w:rsidRDefault="0015507E" w:rsidP="00E27439">
            <w:pPr>
              <w:tabs>
                <w:tab w:val="left" w:pos="426"/>
              </w:tabs>
              <w:jc w:val="both"/>
              <w:rPr>
                <w:rFonts w:ascii="Times New Roman" w:eastAsia="Times New Roman" w:hAnsi="Times New Roman" w:cs="Times New Roman"/>
                <w:sz w:val="24"/>
                <w:szCs w:val="24"/>
                <w:lang w:val="kk-KZ"/>
              </w:rPr>
            </w:pPr>
          </w:p>
          <w:p w14:paraId="1FB442D7" w14:textId="77777777" w:rsidR="00C05D6A" w:rsidRPr="005E6667" w:rsidRDefault="00C05D6A" w:rsidP="00E27439">
            <w:pPr>
              <w:ind w:firstLine="5"/>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6.6.4. Проводить работу по взысканию с Заемщика задолженности перед За</w:t>
            </w:r>
            <w:r w:rsidR="00396E53" w:rsidRPr="005E6667">
              <w:rPr>
                <w:rFonts w:ascii="Times New Roman" w:eastAsia="Times New Roman" w:hAnsi="Times New Roman" w:cs="Times New Roman"/>
                <w:sz w:val="24"/>
                <w:szCs w:val="24"/>
                <w:lang w:val="kk-KZ"/>
              </w:rPr>
              <w:t>й</w:t>
            </w:r>
            <w:r w:rsidRPr="005E6667">
              <w:rPr>
                <w:rFonts w:ascii="Times New Roman" w:eastAsia="Times New Roman" w:hAnsi="Times New Roman" w:cs="Times New Roman"/>
                <w:sz w:val="24"/>
                <w:szCs w:val="24"/>
                <w:lang w:val="kk-KZ"/>
              </w:rPr>
              <w:t>модателем.</w:t>
            </w:r>
          </w:p>
          <w:p w14:paraId="724A20A5" w14:textId="77777777" w:rsidR="00EE6DCA" w:rsidRDefault="00C05D6A" w:rsidP="00E27439">
            <w:pPr>
              <w:ind w:firstLine="5"/>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6.6.5. Произвести досрочное расторжение договора и осуществить возврат, выданного кредита с </w:t>
            </w:r>
            <w:r w:rsidR="003110A5" w:rsidRPr="005E6667">
              <w:rPr>
                <w:rFonts w:ascii="Times New Roman" w:eastAsia="Times New Roman" w:hAnsi="Times New Roman" w:cs="Times New Roman"/>
                <w:sz w:val="24"/>
                <w:szCs w:val="24"/>
                <w:lang w:val="kk-KZ"/>
              </w:rPr>
              <w:t>начислением</w:t>
            </w:r>
            <w:r w:rsidRPr="005E6667">
              <w:rPr>
                <w:rFonts w:ascii="Times New Roman" w:eastAsia="Times New Roman" w:hAnsi="Times New Roman" w:cs="Times New Roman"/>
                <w:sz w:val="24"/>
                <w:szCs w:val="24"/>
                <w:lang w:val="kk-KZ"/>
              </w:rPr>
              <w:t xml:space="preserve"> вознаграждение и штрафных санкций, в случае нарушения со стороны Заемщика любых обязательств по настоящему договору. </w:t>
            </w:r>
          </w:p>
          <w:p w14:paraId="20D35EF1" w14:textId="77777777" w:rsidR="00EE6DCA" w:rsidRPr="00E32E87" w:rsidRDefault="00EE6DCA" w:rsidP="00EE6DCA">
            <w:pPr>
              <w:ind w:firstLine="5"/>
              <w:contextualSpacing/>
              <w:jc w:val="both"/>
              <w:rPr>
                <w:rFonts w:ascii="Times New Roman" w:hAnsi="Times New Roman" w:cs="Times New Roman"/>
                <w:sz w:val="24"/>
                <w:szCs w:val="24"/>
              </w:rPr>
            </w:pPr>
            <w:r w:rsidRPr="00E32E87">
              <w:rPr>
                <w:rFonts w:ascii="Times New Roman" w:hAnsi="Times New Roman" w:cs="Times New Roman"/>
                <w:sz w:val="24"/>
                <w:szCs w:val="24"/>
              </w:rPr>
              <w:t>Проводить проверки и получать необходимые сведения о финансово-хозяйственной деятельности Заемщика;</w:t>
            </w:r>
          </w:p>
          <w:p w14:paraId="5788B554" w14:textId="77777777" w:rsidR="00EE6DCA" w:rsidRPr="00E32E87" w:rsidRDefault="00C05D6A" w:rsidP="00EE6DCA">
            <w:pPr>
              <w:pStyle w:val="afc"/>
              <w:tabs>
                <w:tab w:val="left" w:pos="426"/>
              </w:tabs>
              <w:spacing w:before="0"/>
              <w:ind w:left="0" w:firstLine="0"/>
              <w:contextualSpacing/>
              <w:rPr>
                <w:szCs w:val="24"/>
              </w:rPr>
            </w:pPr>
            <w:r w:rsidRPr="005E6667">
              <w:rPr>
                <w:szCs w:val="24"/>
                <w:lang w:val="kk-KZ"/>
              </w:rPr>
              <w:t xml:space="preserve"> </w:t>
            </w:r>
            <w:r w:rsidR="00EE6DCA" w:rsidRPr="00E32E87">
              <w:rPr>
                <w:szCs w:val="24"/>
              </w:rPr>
              <w:t>6.6.6. Без предупреждения Заемщика проверять целевое использование кредита. В случае нецелевого использования истребовать кредит и начисленное вознаграждение с начислением штрафных санкций согласно пункту 4.1. настоящего Договора, с момента обнаружения факта нецелевого использования;</w:t>
            </w:r>
          </w:p>
          <w:p w14:paraId="32A1491C" w14:textId="77777777" w:rsidR="00EE6DCA" w:rsidRPr="00E32E87" w:rsidRDefault="00EE6DCA" w:rsidP="003E4B05">
            <w:pPr>
              <w:jc w:val="both"/>
              <w:rPr>
                <w:rFonts w:ascii="Times New Roman" w:hAnsi="Times New Roman" w:cs="Times New Roman"/>
                <w:sz w:val="24"/>
                <w:szCs w:val="24"/>
              </w:rPr>
            </w:pPr>
            <w:r w:rsidRPr="00E32E87">
              <w:rPr>
                <w:rFonts w:ascii="Times New Roman" w:hAnsi="Times New Roman" w:cs="Times New Roman"/>
                <w:sz w:val="24"/>
                <w:szCs w:val="24"/>
              </w:rPr>
              <w:t>6.6.7. Для исполнения пункта 6.6.5. и 6.6.6. запрашивать с Заемщика необходимую информацию, документацию финансово-хозяйственной деятельности.</w:t>
            </w:r>
          </w:p>
          <w:p w14:paraId="60CE464D" w14:textId="18535D45" w:rsidR="00091791" w:rsidRPr="005E6667" w:rsidRDefault="00C05D6A" w:rsidP="003E4B05">
            <w:pPr>
              <w:ind w:firstLine="5"/>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 </w:t>
            </w:r>
            <w:r w:rsidR="00091791" w:rsidRPr="005E6667">
              <w:rPr>
                <w:rFonts w:ascii="Times New Roman" w:eastAsia="Times New Roman" w:hAnsi="Times New Roman" w:cs="Times New Roman"/>
                <w:sz w:val="24"/>
                <w:szCs w:val="24"/>
                <w:lang w:val="kk-KZ"/>
              </w:rPr>
              <w:t>6.6.</w:t>
            </w:r>
            <w:r w:rsidR="00EE6DCA">
              <w:rPr>
                <w:rFonts w:ascii="Times New Roman" w:eastAsia="Times New Roman" w:hAnsi="Times New Roman" w:cs="Times New Roman"/>
                <w:sz w:val="24"/>
                <w:szCs w:val="24"/>
                <w:lang w:val="kk-KZ"/>
              </w:rPr>
              <w:t>8</w:t>
            </w:r>
            <w:r w:rsidR="00091791" w:rsidRPr="005E6667">
              <w:rPr>
                <w:rFonts w:ascii="Times New Roman" w:eastAsia="Times New Roman" w:hAnsi="Times New Roman" w:cs="Times New Roman"/>
                <w:sz w:val="24"/>
                <w:szCs w:val="24"/>
                <w:lang w:val="kk-KZ"/>
              </w:rPr>
              <w:t>. Произвести безакцептное списание задолженности с любого текущего счета Заемщика в любых банках второго уровня, финансовых, кредитных организациях и учреждениях на территории Республики Казахстан, в случае невыполнения обязательств по настоящему Договору;</w:t>
            </w:r>
          </w:p>
          <w:p w14:paraId="646BECDC" w14:textId="77476805" w:rsidR="00091791" w:rsidRPr="005E6667" w:rsidRDefault="00091791"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6.6.</w:t>
            </w:r>
            <w:r w:rsidR="00EE6DCA">
              <w:rPr>
                <w:rFonts w:ascii="Times New Roman" w:eastAsia="Times New Roman" w:hAnsi="Times New Roman" w:cs="Times New Roman"/>
                <w:sz w:val="24"/>
                <w:szCs w:val="24"/>
                <w:lang w:val="kk-KZ"/>
              </w:rPr>
              <w:t>9</w:t>
            </w:r>
            <w:r w:rsidRPr="005E6667">
              <w:rPr>
                <w:rFonts w:ascii="Times New Roman" w:eastAsia="Times New Roman" w:hAnsi="Times New Roman" w:cs="Times New Roman"/>
                <w:sz w:val="24"/>
                <w:szCs w:val="24"/>
                <w:lang w:val="kk-KZ"/>
              </w:rPr>
              <w:t>. Взыскивать неустойку (штраф, пеня) с Заемщика за просроченную задолженность по основному долгу и по начисленному вознаграждению;</w:t>
            </w:r>
          </w:p>
          <w:p w14:paraId="1B6A9B8D" w14:textId="0EB264D9" w:rsidR="00091791" w:rsidRDefault="00091791" w:rsidP="004E14D0">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6.6.</w:t>
            </w:r>
            <w:r w:rsidR="00EE6DCA">
              <w:rPr>
                <w:rFonts w:ascii="Times New Roman" w:eastAsia="Times New Roman" w:hAnsi="Times New Roman" w:cs="Times New Roman"/>
                <w:sz w:val="24"/>
                <w:szCs w:val="24"/>
                <w:lang w:val="kk-KZ"/>
              </w:rPr>
              <w:t>10</w:t>
            </w:r>
            <w:r w:rsidRPr="005E6667">
              <w:rPr>
                <w:rFonts w:ascii="Times New Roman" w:eastAsia="Times New Roman" w:hAnsi="Times New Roman" w:cs="Times New Roman"/>
                <w:sz w:val="24"/>
                <w:szCs w:val="24"/>
                <w:lang w:val="kk-KZ"/>
              </w:rPr>
              <w:t>. Взыскать задолженность включая неустойку (штраф, пеня) с Заемщика за просроченную задолженность по основному долгу и по начисленному вознаграждению на основании исполнительной надписи нотариуса без получения согласия Заемщика, при этом стороны договорились, что исполнительная надпись совершается на основании заявления взыскателя (Заимодателя, Поверенного агента).</w:t>
            </w:r>
          </w:p>
          <w:p w14:paraId="6CD3A4E2" w14:textId="2BE4C57B" w:rsidR="00892750" w:rsidRPr="00892750" w:rsidRDefault="00892750" w:rsidP="004E14D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6</w:t>
            </w:r>
            <w:r>
              <w:rPr>
                <w:rFonts w:ascii="Times New Roman" w:eastAsia="Times New Roman" w:hAnsi="Times New Roman" w:cs="Times New Roman"/>
                <w:sz w:val="24"/>
                <w:szCs w:val="24"/>
              </w:rPr>
              <w:t xml:space="preserve">.6.11. </w:t>
            </w:r>
            <w:r w:rsidRPr="00892750">
              <w:rPr>
                <w:rFonts w:ascii="Times New Roman" w:eastAsia="Times New Roman" w:hAnsi="Times New Roman" w:cs="Times New Roman"/>
                <w:sz w:val="24"/>
                <w:szCs w:val="24"/>
              </w:rPr>
              <w:t>Требовать от Заемщика незамедлительного уведомления о возбуждении в отношении него исполнительного производства, судебных споров, процедур банкротства (реабилитации), а также об ухудшении финансового состояния либо утрате/существенном снижении стоимости обеспечения.</w:t>
            </w:r>
          </w:p>
          <w:p w14:paraId="5D3FEDDC" w14:textId="77777777" w:rsidR="00C05D6A" w:rsidRPr="005E6667" w:rsidRDefault="00C05D6A" w:rsidP="00E27439">
            <w:pPr>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lastRenderedPageBreak/>
              <w:t>6.7. Поверенный (агент) обязан:</w:t>
            </w:r>
          </w:p>
          <w:p w14:paraId="7894FDB7" w14:textId="77777777" w:rsidR="00C05D6A" w:rsidRPr="005E6667" w:rsidRDefault="00C05D6A" w:rsidP="00E27439">
            <w:pPr>
              <w:ind w:firstLine="5"/>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6.7.1. </w:t>
            </w:r>
            <w:r w:rsidR="006C202D" w:rsidRPr="005E6667">
              <w:rPr>
                <w:rFonts w:ascii="Times New Roman" w:eastAsia="Times New Roman" w:hAnsi="Times New Roman" w:cs="Times New Roman"/>
                <w:sz w:val="24"/>
                <w:szCs w:val="24"/>
                <w:lang w:val="kk-KZ"/>
              </w:rPr>
              <w:t>Перечислить</w:t>
            </w:r>
            <w:r w:rsidRPr="005E6667">
              <w:rPr>
                <w:rFonts w:ascii="Times New Roman" w:eastAsia="Times New Roman" w:hAnsi="Times New Roman" w:cs="Times New Roman"/>
                <w:sz w:val="24"/>
                <w:szCs w:val="24"/>
                <w:lang w:val="kk-KZ"/>
              </w:rPr>
              <w:t xml:space="preserve"> сумму займа в порядке, на условиях, в объемах и в сроки, предусмотренные настоящим Договором, при условии предоставления Заемщиком всей необходимой документации (талон/свидетельство о регистрации ИП и номер </w:t>
            </w:r>
            <w:r w:rsidR="00CF3865" w:rsidRPr="005E6667">
              <w:rPr>
                <w:rFonts w:ascii="Times New Roman" w:eastAsia="Times New Roman" w:hAnsi="Times New Roman" w:cs="Times New Roman"/>
                <w:sz w:val="24"/>
                <w:szCs w:val="24"/>
                <w:lang w:val="kk-KZ"/>
              </w:rPr>
              <w:t>текущего счета,</w:t>
            </w:r>
            <w:r w:rsidRPr="005E6667">
              <w:rPr>
                <w:rFonts w:ascii="Times New Roman" w:eastAsia="Times New Roman" w:hAnsi="Times New Roman" w:cs="Times New Roman"/>
                <w:sz w:val="24"/>
                <w:szCs w:val="24"/>
                <w:lang w:val="kk-KZ"/>
              </w:rPr>
              <w:t xml:space="preserve"> открытого в БВУ) и оформления необходимых договоров, регистрации обременения на залоговое имущество;</w:t>
            </w:r>
          </w:p>
          <w:p w14:paraId="06D64BCC" w14:textId="2EDF1085" w:rsidR="00C05D6A" w:rsidRPr="005E6667" w:rsidRDefault="00C05D6A" w:rsidP="00E27439">
            <w:pPr>
              <w:ind w:firstLine="5"/>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6.7.2. </w:t>
            </w:r>
            <w:r w:rsidR="00E80EEB" w:rsidRPr="00E80EEB">
              <w:rPr>
                <w:rFonts w:ascii="Times New Roman" w:eastAsia="Times New Roman" w:hAnsi="Times New Roman" w:cs="Times New Roman"/>
                <w:sz w:val="24"/>
                <w:szCs w:val="24"/>
                <w:lang w:val="kk-KZ"/>
              </w:rPr>
              <w:t>После полного погашения Заемщиком основного долга по займу, уплаты начисленного вознаграждения, а также иной задолженности (при наличии), в соответствии с условиями настоящего Договора, Займодатель обязуется предоставить Заемщику/Залогодателю письмо в территориальный орган юстиции о снятии обременения с залогового имущества</w:t>
            </w:r>
            <w:r w:rsidRPr="00E80EEB">
              <w:rPr>
                <w:rFonts w:ascii="Times New Roman" w:eastAsia="Times New Roman" w:hAnsi="Times New Roman" w:cs="Times New Roman"/>
                <w:sz w:val="24"/>
                <w:szCs w:val="24"/>
                <w:lang w:val="kk-KZ"/>
              </w:rPr>
              <w:t>;</w:t>
            </w:r>
          </w:p>
          <w:p w14:paraId="66267D64" w14:textId="77777777" w:rsidR="00C05D6A" w:rsidRPr="005E6667" w:rsidRDefault="00C05D6A" w:rsidP="00E27439">
            <w:pPr>
              <w:ind w:firstLine="5"/>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6.7.3. </w:t>
            </w:r>
            <w:r w:rsidR="006C202D" w:rsidRPr="005E6667">
              <w:rPr>
                <w:rFonts w:ascii="Times New Roman" w:eastAsia="Times New Roman" w:hAnsi="Times New Roman" w:cs="Times New Roman"/>
                <w:sz w:val="24"/>
                <w:szCs w:val="24"/>
                <w:lang w:val="kk-KZ"/>
              </w:rPr>
              <w:t>Обеспечить</w:t>
            </w:r>
            <w:r w:rsidRPr="005E6667">
              <w:rPr>
                <w:rFonts w:ascii="Times New Roman" w:eastAsia="Times New Roman" w:hAnsi="Times New Roman" w:cs="Times New Roman"/>
                <w:sz w:val="24"/>
                <w:szCs w:val="24"/>
                <w:lang w:val="kk-KZ"/>
              </w:rPr>
              <w:t xml:space="preserve"> конфиденциальность условий настоящего Договора, кроме случаев, предусмотренных законодательством Республики Казахстан и условиями настоящего Договора.</w:t>
            </w:r>
          </w:p>
          <w:p w14:paraId="6DA54C94" w14:textId="4E028413" w:rsidR="00C05D6A" w:rsidRPr="005E6667" w:rsidRDefault="00C05D6A" w:rsidP="00E27439">
            <w:pPr>
              <w:tabs>
                <w:tab w:val="left" w:pos="426"/>
              </w:tabs>
              <w:ind w:firstLine="5"/>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 6.7.4. По заявлению Заемщика безвозмездно не чаще одного раза в месяц в срок не более </w:t>
            </w:r>
            <w:r w:rsidR="00856B70">
              <w:rPr>
                <w:rFonts w:ascii="Times New Roman" w:eastAsia="Times New Roman" w:hAnsi="Times New Roman" w:cs="Times New Roman"/>
                <w:sz w:val="24"/>
                <w:szCs w:val="24"/>
                <w:lang w:val="kk-KZ"/>
              </w:rPr>
              <w:t>3 (</w:t>
            </w:r>
            <w:r w:rsidRPr="005E6667">
              <w:rPr>
                <w:rFonts w:ascii="Times New Roman" w:eastAsia="Times New Roman" w:hAnsi="Times New Roman" w:cs="Times New Roman"/>
                <w:sz w:val="24"/>
                <w:szCs w:val="24"/>
                <w:lang w:val="kk-KZ"/>
              </w:rPr>
              <w:t>трех</w:t>
            </w:r>
            <w:r w:rsidR="00856B70">
              <w:rPr>
                <w:rFonts w:ascii="Times New Roman" w:eastAsia="Times New Roman" w:hAnsi="Times New Roman" w:cs="Times New Roman"/>
                <w:sz w:val="24"/>
                <w:szCs w:val="24"/>
                <w:lang w:val="kk-KZ"/>
              </w:rPr>
              <w:t>)</w:t>
            </w:r>
            <w:r w:rsidRPr="005E6667">
              <w:rPr>
                <w:rFonts w:ascii="Times New Roman" w:eastAsia="Times New Roman" w:hAnsi="Times New Roman" w:cs="Times New Roman"/>
                <w:sz w:val="24"/>
                <w:szCs w:val="24"/>
                <w:lang w:val="kk-KZ"/>
              </w:rPr>
              <w:t xml:space="preserve"> рабочих дней в письменной форме предоставить информацию о распределении (на основной долг, вознаграждение, комиссии, неустойки, штрафы и иные виды штрафных санкций, а также другие подлежащие уплате суммы с указанием просроченных платежей) очередных поступающих денег в счет погашения задолженности по Договору; </w:t>
            </w:r>
          </w:p>
          <w:p w14:paraId="7977AF24" w14:textId="1F0118B9" w:rsidR="00C05D6A" w:rsidRPr="005E6667" w:rsidRDefault="00C05D6A" w:rsidP="00E27439">
            <w:pPr>
              <w:tabs>
                <w:tab w:val="left" w:pos="426"/>
              </w:tabs>
              <w:ind w:firstLine="5"/>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6.7.5.</w:t>
            </w:r>
            <w:r w:rsidR="00E05E4F">
              <w:rPr>
                <w:rFonts w:ascii="Times New Roman" w:eastAsia="Times New Roman" w:hAnsi="Times New Roman" w:cs="Times New Roman"/>
                <w:sz w:val="24"/>
                <w:szCs w:val="24"/>
                <w:lang w:val="kk-KZ"/>
              </w:rPr>
              <w:t xml:space="preserve"> </w:t>
            </w:r>
            <w:r w:rsidRPr="005E6667">
              <w:rPr>
                <w:rFonts w:ascii="Times New Roman" w:eastAsia="Times New Roman" w:hAnsi="Times New Roman" w:cs="Times New Roman"/>
                <w:sz w:val="24"/>
                <w:szCs w:val="24"/>
                <w:lang w:val="kk-KZ"/>
              </w:rPr>
              <w:t>По заявлению Заемщика о частичном или полном досрочном возврате Займодателю предоставленных по Договору денег - безвозмездно в срок не более 3 (трех) рабочих дней сообщить ему размер причитающейся к возврату суммы с разбивкой на основной долг, вознаграждение, комиссии, неустойки, штрафы и иные виды штрафных санкций, а также другие подлежащие уплате суммы с указанием просроченных платежей;</w:t>
            </w:r>
          </w:p>
          <w:p w14:paraId="7F86EF23" w14:textId="77777777"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6.7.6. При наступлении просрочки исполнения обязательства по Договору уведомить Заемщика способом, предусмотренным Договором, в срок не позднее 30 (тридцати) календарных дней с даты наступления просрочки исполнения обязательства о необходимости внесения платежей по Договору и о последствиях невыполнения Заемщиком своих обязательств;</w:t>
            </w:r>
          </w:p>
          <w:p w14:paraId="769103AE" w14:textId="77777777" w:rsidR="00E83E78"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6.7.7. Рассмотреть и подготовить письменный ответ на письменное обращение Заемщика в сроки, установленные </w:t>
            </w:r>
            <w:r w:rsidR="006071FD" w:rsidRPr="005E6667">
              <w:rPr>
                <w:rFonts w:ascii="Times New Roman" w:eastAsia="Times New Roman" w:hAnsi="Times New Roman" w:cs="Times New Roman"/>
                <w:sz w:val="24"/>
                <w:szCs w:val="24"/>
                <w:lang w:val="kk-KZ"/>
              </w:rPr>
              <w:t>Законом</w:t>
            </w:r>
          </w:p>
          <w:p w14:paraId="34470EB1" w14:textId="77777777" w:rsidR="00D40F61" w:rsidRPr="005E6667" w:rsidRDefault="00C05D6A" w:rsidP="00E27439">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lastRenderedPageBreak/>
              <w:t xml:space="preserve">6.7.8. В течение пятнадцати календарных дней со дня получения письменного заявления Заемщика, рассмотреть предложенные изменения в условия договора и в письменной форме сообщить заемщику о </w:t>
            </w:r>
            <w:r w:rsidR="00D40F61" w:rsidRPr="005E6667">
              <w:rPr>
                <w:rFonts w:ascii="Times New Roman" w:eastAsia="Times New Roman" w:hAnsi="Times New Roman" w:cs="Times New Roman"/>
                <w:sz w:val="24"/>
                <w:szCs w:val="24"/>
                <w:lang w:val="kk-KZ"/>
              </w:rPr>
              <w:t>(об):</w:t>
            </w:r>
          </w:p>
          <w:p w14:paraId="250B661B" w14:textId="77777777" w:rsidR="00D40F61" w:rsidRPr="005E6667" w:rsidRDefault="00D40F61" w:rsidP="00E27439">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согласии с предложенными изменениями в условия договора;</w:t>
            </w:r>
          </w:p>
          <w:p w14:paraId="4158F06D" w14:textId="77777777" w:rsidR="00D40F61" w:rsidRPr="005E6667" w:rsidRDefault="00D40F61" w:rsidP="00E27439">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своих предложениях по изменению условий договора;</w:t>
            </w:r>
          </w:p>
          <w:p w14:paraId="0C0C5E8B" w14:textId="08FB6E94" w:rsidR="00D40F61" w:rsidRPr="005E6667" w:rsidRDefault="00D40F61" w:rsidP="00E27439">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отказе в изменении условий договора с указанием мотивированных обоснований причин такого отказа.</w:t>
            </w:r>
          </w:p>
          <w:p w14:paraId="27443520" w14:textId="77777777" w:rsidR="00C05D6A" w:rsidRPr="005E6667" w:rsidRDefault="004E7C1A" w:rsidP="00E27439">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w:t>
            </w:r>
            <w:r w:rsidR="00C05D6A" w:rsidRPr="005E6667">
              <w:rPr>
                <w:rFonts w:ascii="Times New Roman" w:eastAsia="Times New Roman" w:hAnsi="Times New Roman" w:cs="Times New Roman"/>
                <w:sz w:val="24"/>
                <w:szCs w:val="24"/>
                <w:lang w:val="kk-KZ"/>
              </w:rPr>
              <w:t>.8. Заемщик гарантирует, что:</w:t>
            </w:r>
          </w:p>
          <w:p w14:paraId="7EB6D65A" w14:textId="77777777" w:rsidR="00C05D6A" w:rsidRPr="005E6667" w:rsidRDefault="00C05D6A" w:rsidP="00E27439">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6.8.1. Существующие на момент подписания настоящего Договора отношения Заемщика с любыми третьими лицами не являются препятствием и не содержат ограничений для Заемщика на заключение настоящего Договора;</w:t>
            </w:r>
          </w:p>
          <w:p w14:paraId="474A30B5" w14:textId="3CC8279B" w:rsidR="00C05D6A" w:rsidRPr="005E6667" w:rsidRDefault="00C05D6A" w:rsidP="00E27439">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6.8.2. Отсутствуют обстоятельства, которые могут помешать ему отвечать по своим обязательствам по настоящему Договору и, в случае наступления таких обстоятельств, он письменно уведомит об этом За</w:t>
            </w:r>
            <w:r w:rsidR="00396E53" w:rsidRPr="005E6667">
              <w:rPr>
                <w:rFonts w:ascii="Times New Roman" w:eastAsia="Times New Roman" w:hAnsi="Times New Roman" w:cs="Times New Roman"/>
                <w:sz w:val="24"/>
                <w:szCs w:val="24"/>
                <w:lang w:val="kk-KZ"/>
              </w:rPr>
              <w:t>й</w:t>
            </w:r>
            <w:r w:rsidRPr="005E6667">
              <w:rPr>
                <w:rFonts w:ascii="Times New Roman" w:eastAsia="Times New Roman" w:hAnsi="Times New Roman" w:cs="Times New Roman"/>
                <w:sz w:val="24"/>
                <w:szCs w:val="24"/>
                <w:lang w:val="kk-KZ"/>
              </w:rPr>
              <w:t>модателя и Поверенного агента в течение 3 (трех) календарных дней с момента их наступления;</w:t>
            </w:r>
          </w:p>
          <w:p w14:paraId="043B6CE5" w14:textId="77777777" w:rsidR="00C05D6A" w:rsidRPr="005E6667" w:rsidRDefault="00C05D6A" w:rsidP="00E27439">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6.8.3. Все платежи, причитающиеся За</w:t>
            </w:r>
            <w:r w:rsidR="00396E53" w:rsidRPr="005E6667">
              <w:rPr>
                <w:rFonts w:ascii="Times New Roman" w:eastAsia="Times New Roman" w:hAnsi="Times New Roman" w:cs="Times New Roman"/>
                <w:sz w:val="24"/>
                <w:szCs w:val="24"/>
                <w:lang w:val="kk-KZ"/>
              </w:rPr>
              <w:t>й</w:t>
            </w:r>
            <w:r w:rsidRPr="005E6667">
              <w:rPr>
                <w:rFonts w:ascii="Times New Roman" w:eastAsia="Times New Roman" w:hAnsi="Times New Roman" w:cs="Times New Roman"/>
                <w:sz w:val="24"/>
                <w:szCs w:val="24"/>
                <w:lang w:val="kk-KZ"/>
              </w:rPr>
              <w:t>модателю по настоящему Договору, будут осуществляться Заемщиком в первоочередном порядке, за исключением случаев, установленных законодательством Республики Казахстан, независимо от любых требований со стороны третьих лиц;</w:t>
            </w:r>
          </w:p>
          <w:p w14:paraId="76CD3832" w14:textId="63993943" w:rsidR="00C05D6A" w:rsidRPr="005E6667" w:rsidRDefault="00C05D6A" w:rsidP="00E27439">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6.8.4. Никакие претензии к Заемщику со стороны других кредиторов и любых третьих лиц не повлияют на возможность исполнения настоящего Договора со стороны Заемщика. При неисполнении или ненадлежащем исполнении условий настоящего Договора Заемщик не вправе ссылаться на любые обстоятельства, связанные с его обязательствами перед любыми третьими лицами, за исключением случаев, предусмотренных законодательством Республики Казахстан, и такие обстоятельства не являются препятствием для реализации За</w:t>
            </w:r>
            <w:r w:rsidR="00396E53" w:rsidRPr="005E6667">
              <w:rPr>
                <w:rFonts w:ascii="Times New Roman" w:eastAsia="Times New Roman" w:hAnsi="Times New Roman" w:cs="Times New Roman"/>
                <w:sz w:val="24"/>
                <w:szCs w:val="24"/>
                <w:lang w:val="kk-KZ"/>
              </w:rPr>
              <w:t>й</w:t>
            </w:r>
            <w:r w:rsidRPr="005E6667">
              <w:rPr>
                <w:rFonts w:ascii="Times New Roman" w:eastAsia="Times New Roman" w:hAnsi="Times New Roman" w:cs="Times New Roman"/>
                <w:sz w:val="24"/>
                <w:szCs w:val="24"/>
                <w:lang w:val="kk-KZ"/>
              </w:rPr>
              <w:t>модателем его прав, предусмотренных настоящим Договором;</w:t>
            </w:r>
          </w:p>
          <w:p w14:paraId="39F1E068" w14:textId="77777777" w:rsidR="00C05D6A" w:rsidRDefault="00C05D6A" w:rsidP="00E27439">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6.8.5. В случае, если Заемщиком в течение 10 (десяти) рабочих дней с даты перечисления денег на счет Поверенного агента для досрочного частичного погашения займа не получен График платежей с измененным размером платежей, </w:t>
            </w:r>
            <w:r w:rsidRPr="005E6667">
              <w:rPr>
                <w:rFonts w:ascii="Times New Roman" w:eastAsia="Times New Roman" w:hAnsi="Times New Roman" w:cs="Times New Roman"/>
                <w:sz w:val="24"/>
                <w:szCs w:val="24"/>
                <w:lang w:val="kk-KZ"/>
              </w:rPr>
              <w:lastRenderedPageBreak/>
              <w:t>Заемщик самостоятельно обратится к Поверенному (агенту) для получения Графика платежей;</w:t>
            </w:r>
          </w:p>
          <w:p w14:paraId="0F3AD492" w14:textId="1DDB15A7" w:rsidR="00C05D6A" w:rsidRPr="005E6667" w:rsidRDefault="00C05D6A" w:rsidP="00E27439">
            <w:pPr>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6.8.6. На момент подписания настоящего Договора он не имеет неисполненных обязательств перед третьими лицами по займам, кредитам, ценным бумагам и другим обязательствам, за исключением обязательств, письменно сообщенных Заемщиком За</w:t>
            </w:r>
            <w:r w:rsidR="00396E53" w:rsidRPr="005E6667">
              <w:rPr>
                <w:rFonts w:ascii="Times New Roman" w:eastAsia="Times New Roman" w:hAnsi="Times New Roman" w:cs="Times New Roman"/>
                <w:sz w:val="24"/>
                <w:szCs w:val="24"/>
                <w:lang w:val="kk-KZ"/>
              </w:rPr>
              <w:t>й</w:t>
            </w:r>
            <w:r w:rsidRPr="005E6667">
              <w:rPr>
                <w:rFonts w:ascii="Times New Roman" w:eastAsia="Times New Roman" w:hAnsi="Times New Roman" w:cs="Times New Roman"/>
                <w:sz w:val="24"/>
                <w:szCs w:val="24"/>
                <w:lang w:val="kk-KZ"/>
              </w:rPr>
              <w:t>модателю, Поверенному агенту.</w:t>
            </w:r>
          </w:p>
          <w:p w14:paraId="27124080" w14:textId="671052E0" w:rsidR="00A4623D" w:rsidRPr="005E6667" w:rsidRDefault="00780F9B" w:rsidP="00E27439">
            <w:pPr>
              <w:jc w:val="center"/>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7</w:t>
            </w:r>
            <w:r w:rsidR="00A4623D" w:rsidRPr="005E6667">
              <w:rPr>
                <w:rFonts w:ascii="Times New Roman" w:eastAsia="Times New Roman" w:hAnsi="Times New Roman" w:cs="Times New Roman"/>
                <w:b/>
                <w:sz w:val="24"/>
                <w:szCs w:val="24"/>
                <w:lang w:val="kk-KZ"/>
              </w:rPr>
              <w:t xml:space="preserve">. </w:t>
            </w:r>
            <w:r w:rsidRPr="00E32E87">
              <w:rPr>
                <w:rFonts w:ascii="Times New Roman" w:eastAsia="Consolas" w:hAnsi="Times New Roman" w:cs="Times New Roman"/>
                <w:b/>
                <w:sz w:val="24"/>
                <w:szCs w:val="24"/>
              </w:rPr>
              <w:t>О</w:t>
            </w:r>
            <w:r w:rsidRPr="00E32E87">
              <w:rPr>
                <w:rFonts w:ascii="Times New Roman" w:eastAsia="Consolas" w:hAnsi="Times New Roman" w:cs="Times New Roman"/>
                <w:b/>
                <w:sz w:val="24"/>
                <w:szCs w:val="24"/>
                <w:lang w:val="kk-KZ"/>
              </w:rPr>
              <w:t>СОБЫЕ УСЛОВИЯ ПО ПРЕДОСТАВЛЕНИЮ КРЕДИТОВАНИЯ</w:t>
            </w:r>
            <w:r w:rsidR="00A4623D" w:rsidRPr="005E6667">
              <w:rPr>
                <w:rFonts w:ascii="Times New Roman" w:eastAsia="Times New Roman" w:hAnsi="Times New Roman" w:cs="Times New Roman"/>
                <w:b/>
                <w:sz w:val="24"/>
                <w:szCs w:val="24"/>
                <w:lang w:val="kk-KZ"/>
              </w:rPr>
              <w:t>.</w:t>
            </w:r>
          </w:p>
          <w:p w14:paraId="02412F18" w14:textId="159A877C" w:rsidR="00A4623D" w:rsidRDefault="00780F9B" w:rsidP="00E27439">
            <w:pPr>
              <w:jc w:val="both"/>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7.</w:t>
            </w:r>
            <w:r w:rsidR="00A4623D" w:rsidRPr="005E6667">
              <w:rPr>
                <w:rFonts w:ascii="Times New Roman" w:eastAsia="Times New Roman" w:hAnsi="Times New Roman" w:cs="Times New Roman"/>
                <w:sz w:val="24"/>
                <w:szCs w:val="24"/>
                <w:lang w:val="kk-KZ"/>
              </w:rPr>
              <w:t>1.  Подтвердить целевое использование кредита в срок до 60 рабочих дней с момента выдачи кредита</w:t>
            </w:r>
            <w:r w:rsidR="0037576F" w:rsidRPr="005E6667">
              <w:rPr>
                <w:rFonts w:ascii="Times New Roman" w:eastAsia="Times New Roman" w:hAnsi="Times New Roman" w:cs="Times New Roman"/>
                <w:sz w:val="24"/>
                <w:szCs w:val="24"/>
                <w:lang w:val="kk-KZ"/>
              </w:rPr>
              <w:t xml:space="preserve"> (согласно Приложению №2)</w:t>
            </w:r>
            <w:r w:rsidR="0024454D" w:rsidRPr="005E6667">
              <w:rPr>
                <w:rFonts w:ascii="Times New Roman" w:eastAsia="Times New Roman" w:hAnsi="Times New Roman" w:cs="Times New Roman"/>
                <w:sz w:val="24"/>
                <w:szCs w:val="24"/>
                <w:lang w:val="kk-KZ"/>
              </w:rPr>
              <w:t>, в том числе посредством проведения осмотра с использованием цифровой платформы – обесп</w:t>
            </w:r>
            <w:r w:rsidR="005D4E08" w:rsidRPr="005E6667">
              <w:rPr>
                <w:rFonts w:ascii="Times New Roman" w:eastAsia="Times New Roman" w:hAnsi="Times New Roman" w:cs="Times New Roman"/>
                <w:sz w:val="24"/>
                <w:szCs w:val="24"/>
                <w:lang w:val="kk-KZ"/>
              </w:rPr>
              <w:t>е</w:t>
            </w:r>
            <w:r w:rsidR="0024454D" w:rsidRPr="005E6667">
              <w:rPr>
                <w:rFonts w:ascii="Times New Roman" w:eastAsia="Times New Roman" w:hAnsi="Times New Roman" w:cs="Times New Roman"/>
                <w:sz w:val="24"/>
                <w:szCs w:val="24"/>
                <w:lang w:val="kk-KZ"/>
              </w:rPr>
              <w:t xml:space="preserve">чивающей фото – </w:t>
            </w:r>
            <w:r w:rsidR="005D4E08" w:rsidRPr="005E6667">
              <w:rPr>
                <w:rFonts w:ascii="Times New Roman" w:eastAsia="Times New Roman" w:hAnsi="Times New Roman" w:cs="Times New Roman"/>
                <w:sz w:val="24"/>
                <w:szCs w:val="24"/>
                <w:lang w:val="kk-KZ"/>
              </w:rPr>
              <w:t xml:space="preserve"> и </w:t>
            </w:r>
            <w:r w:rsidR="0024454D" w:rsidRPr="005E6667">
              <w:rPr>
                <w:rFonts w:ascii="Times New Roman" w:eastAsia="Times New Roman" w:hAnsi="Times New Roman" w:cs="Times New Roman"/>
                <w:sz w:val="24"/>
                <w:szCs w:val="24"/>
                <w:lang w:val="kk-KZ"/>
              </w:rPr>
              <w:t>видеофиксацию, геол</w:t>
            </w:r>
            <w:r w:rsidR="005D4E08" w:rsidRPr="005E6667">
              <w:rPr>
                <w:rFonts w:ascii="Times New Roman" w:eastAsia="Times New Roman" w:hAnsi="Times New Roman" w:cs="Times New Roman"/>
                <w:sz w:val="24"/>
                <w:szCs w:val="24"/>
                <w:lang w:val="kk-KZ"/>
              </w:rPr>
              <w:t>о</w:t>
            </w:r>
            <w:r w:rsidR="0024454D" w:rsidRPr="005E6667">
              <w:rPr>
                <w:rFonts w:ascii="Times New Roman" w:eastAsia="Times New Roman" w:hAnsi="Times New Roman" w:cs="Times New Roman"/>
                <w:sz w:val="24"/>
                <w:szCs w:val="24"/>
                <w:lang w:val="kk-KZ"/>
              </w:rPr>
              <w:t>кацию и автоматизированную загрузку отчетов. В случае неисполнения заемщик несет ответственность согласно пункту 4.1</w:t>
            </w:r>
            <w:r w:rsidR="0098046D">
              <w:rPr>
                <w:rFonts w:ascii="Times New Roman" w:eastAsia="Times New Roman" w:hAnsi="Times New Roman" w:cs="Times New Roman"/>
                <w:sz w:val="24"/>
                <w:szCs w:val="24"/>
                <w:lang w:val="kk-KZ"/>
              </w:rPr>
              <w:t>1</w:t>
            </w:r>
            <w:r w:rsidR="0024454D" w:rsidRPr="005E6667">
              <w:rPr>
                <w:rFonts w:ascii="Times New Roman" w:eastAsia="Times New Roman" w:hAnsi="Times New Roman" w:cs="Times New Roman"/>
                <w:sz w:val="24"/>
                <w:szCs w:val="24"/>
                <w:lang w:val="kk-KZ"/>
              </w:rPr>
              <w:t>.</w:t>
            </w:r>
          </w:p>
          <w:p w14:paraId="647F0F1B" w14:textId="1C6B0924" w:rsidR="00F31F10" w:rsidRDefault="00780F9B" w:rsidP="00F31F10">
            <w:pPr>
              <w:jc w:val="both"/>
              <w:rPr>
                <w:rFonts w:ascii="Times New Roman" w:eastAsia="Times New Roman" w:hAnsi="Times New Roman" w:cs="Times New Roman"/>
                <w:sz w:val="24"/>
                <w:szCs w:val="24"/>
              </w:rPr>
            </w:pPr>
            <w:r w:rsidRPr="00E32E87">
              <w:rPr>
                <w:rFonts w:ascii="Times New Roman" w:eastAsia="Times New Roman" w:hAnsi="Times New Roman" w:cs="Times New Roman"/>
                <w:sz w:val="24"/>
                <w:szCs w:val="24"/>
                <w:lang w:val="kk-KZ"/>
              </w:rPr>
              <w:t xml:space="preserve">7.2. </w:t>
            </w:r>
            <w:r w:rsidR="00F31F10" w:rsidRPr="00F31F10">
              <w:rPr>
                <w:rFonts w:ascii="Times New Roman" w:eastAsia="Times New Roman" w:hAnsi="Times New Roman" w:cs="Times New Roman"/>
                <w:sz w:val="24"/>
                <w:szCs w:val="24"/>
              </w:rPr>
              <w:t>Особые и/или отлагательные условия кредитования согласно решению Кредитного комитета:</w:t>
            </w:r>
          </w:p>
          <w:p w14:paraId="514A7BAD" w14:textId="7101BB8C" w:rsidR="00396720" w:rsidRPr="00F31F10" w:rsidRDefault="00396720" w:rsidP="00F31F1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w:t>
            </w:r>
          </w:p>
          <w:p w14:paraId="79736F59" w14:textId="4378376E" w:rsidR="00F31F10" w:rsidRDefault="00F31F10" w:rsidP="00F31F10">
            <w:pPr>
              <w:jc w:val="both"/>
              <w:rPr>
                <w:rFonts w:ascii="Times New Roman" w:eastAsia="Times New Roman" w:hAnsi="Times New Roman" w:cs="Times New Roman"/>
                <w:sz w:val="24"/>
                <w:szCs w:val="24"/>
              </w:rPr>
            </w:pPr>
            <w:r w:rsidRPr="00F31F10">
              <w:rPr>
                <w:rFonts w:ascii="Times New Roman" w:eastAsia="Times New Roman" w:hAnsi="Times New Roman" w:cs="Times New Roman"/>
                <w:sz w:val="24"/>
                <w:szCs w:val="24"/>
              </w:rPr>
              <w:t>В случае неисполнения указанных условий Заемщик несет ответственность согласно пункту 4.1</w:t>
            </w:r>
            <w:r w:rsidR="0098046D">
              <w:rPr>
                <w:rFonts w:ascii="Times New Roman" w:eastAsia="Times New Roman" w:hAnsi="Times New Roman" w:cs="Times New Roman"/>
                <w:sz w:val="24"/>
                <w:szCs w:val="24"/>
              </w:rPr>
              <w:t>1</w:t>
            </w:r>
            <w:r w:rsidRPr="00F31F10">
              <w:rPr>
                <w:rFonts w:ascii="Times New Roman" w:eastAsia="Times New Roman" w:hAnsi="Times New Roman" w:cs="Times New Roman"/>
                <w:sz w:val="24"/>
                <w:szCs w:val="24"/>
              </w:rPr>
              <w:t xml:space="preserve"> настоящего Договора.</w:t>
            </w:r>
          </w:p>
          <w:p w14:paraId="2BBC17F2" w14:textId="77777777" w:rsidR="0015507E" w:rsidRPr="00F31F10" w:rsidRDefault="0015507E" w:rsidP="00F31F10">
            <w:pPr>
              <w:jc w:val="both"/>
              <w:rPr>
                <w:rFonts w:ascii="Times New Roman" w:eastAsia="Times New Roman" w:hAnsi="Times New Roman" w:cs="Times New Roman"/>
                <w:sz w:val="24"/>
                <w:szCs w:val="24"/>
              </w:rPr>
            </w:pPr>
          </w:p>
          <w:p w14:paraId="3E371FF8" w14:textId="512DD4E4" w:rsidR="00C05D6A" w:rsidRDefault="00D1449A" w:rsidP="003427C8">
            <w:pPr>
              <w:jc w:val="center"/>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8</w:t>
            </w:r>
            <w:r w:rsidR="00C05D6A" w:rsidRPr="005E6667">
              <w:rPr>
                <w:rFonts w:ascii="Times New Roman" w:eastAsia="Times New Roman" w:hAnsi="Times New Roman" w:cs="Times New Roman"/>
                <w:sz w:val="24"/>
                <w:szCs w:val="24"/>
                <w:lang w:val="kk-KZ"/>
              </w:rPr>
              <w:t xml:space="preserve">. </w:t>
            </w:r>
            <w:r w:rsidR="00C05D6A" w:rsidRPr="005E6667">
              <w:rPr>
                <w:rFonts w:ascii="Times New Roman" w:eastAsia="Times New Roman" w:hAnsi="Times New Roman" w:cs="Times New Roman"/>
                <w:b/>
                <w:sz w:val="24"/>
                <w:szCs w:val="24"/>
                <w:lang w:val="kk-KZ"/>
              </w:rPr>
              <w:t xml:space="preserve">ПОРЯДОК ДОСРОЧНОГО ПОГАШЕНИЯ, СЛУЧАИ ПРЕДЪЯВЛЕНИЯ К ВЗЫСКАНИЮ СУММЫ ЗАДОЛЖЕННОСТИ ПО КРЕДИТУ И </w:t>
            </w:r>
            <w:r w:rsidR="00646FF9" w:rsidRPr="005E6667">
              <w:rPr>
                <w:rFonts w:ascii="Times New Roman" w:eastAsia="Times New Roman" w:hAnsi="Times New Roman" w:cs="Times New Roman"/>
                <w:b/>
                <w:sz w:val="24"/>
                <w:szCs w:val="24"/>
                <w:lang w:val="kk-KZ"/>
              </w:rPr>
              <w:t xml:space="preserve"> </w:t>
            </w:r>
            <w:r w:rsidR="00C05D6A" w:rsidRPr="005E6667">
              <w:rPr>
                <w:rFonts w:ascii="Times New Roman" w:eastAsia="Times New Roman" w:hAnsi="Times New Roman" w:cs="Times New Roman"/>
                <w:b/>
                <w:sz w:val="24"/>
                <w:szCs w:val="24"/>
                <w:lang w:val="kk-KZ"/>
              </w:rPr>
              <w:t>ОБРАЩЕНИЯ</w:t>
            </w:r>
            <w:r w:rsidR="00646FF9" w:rsidRPr="005E6667">
              <w:rPr>
                <w:rFonts w:ascii="Times New Roman" w:eastAsia="Times New Roman" w:hAnsi="Times New Roman" w:cs="Times New Roman"/>
                <w:b/>
                <w:sz w:val="24"/>
                <w:szCs w:val="24"/>
                <w:lang w:val="kk-KZ"/>
              </w:rPr>
              <w:t xml:space="preserve"> </w:t>
            </w:r>
            <w:r w:rsidR="00C05D6A" w:rsidRPr="005E6667">
              <w:rPr>
                <w:rFonts w:ascii="Times New Roman" w:eastAsia="Times New Roman" w:hAnsi="Times New Roman" w:cs="Times New Roman"/>
                <w:b/>
                <w:sz w:val="24"/>
                <w:szCs w:val="24"/>
                <w:lang w:val="kk-KZ"/>
              </w:rPr>
              <w:t xml:space="preserve"> ВЗЫСКАНИЯ</w:t>
            </w:r>
            <w:r w:rsidR="00646FF9" w:rsidRPr="005E6667">
              <w:rPr>
                <w:rFonts w:ascii="Times New Roman" w:eastAsia="Times New Roman" w:hAnsi="Times New Roman" w:cs="Times New Roman"/>
                <w:b/>
                <w:sz w:val="24"/>
                <w:szCs w:val="24"/>
                <w:lang w:val="kk-KZ"/>
              </w:rPr>
              <w:t xml:space="preserve"> </w:t>
            </w:r>
            <w:r w:rsidR="00C05D6A" w:rsidRPr="005E6667">
              <w:rPr>
                <w:rFonts w:ascii="Times New Roman" w:eastAsia="Times New Roman" w:hAnsi="Times New Roman" w:cs="Times New Roman"/>
                <w:b/>
                <w:sz w:val="24"/>
                <w:szCs w:val="24"/>
                <w:lang w:val="kk-KZ"/>
              </w:rPr>
              <w:t xml:space="preserve"> НА </w:t>
            </w:r>
            <w:r w:rsidR="00646FF9" w:rsidRPr="005E6667">
              <w:rPr>
                <w:rFonts w:ascii="Times New Roman" w:eastAsia="Times New Roman" w:hAnsi="Times New Roman" w:cs="Times New Roman"/>
                <w:b/>
                <w:sz w:val="24"/>
                <w:szCs w:val="24"/>
                <w:lang w:val="kk-KZ"/>
              </w:rPr>
              <w:t xml:space="preserve"> </w:t>
            </w:r>
            <w:r w:rsidR="00C05D6A" w:rsidRPr="005E6667">
              <w:rPr>
                <w:rFonts w:ascii="Times New Roman" w:eastAsia="Times New Roman" w:hAnsi="Times New Roman" w:cs="Times New Roman"/>
                <w:b/>
                <w:sz w:val="24"/>
                <w:szCs w:val="24"/>
                <w:lang w:val="kk-KZ"/>
              </w:rPr>
              <w:t>ЗАЛОГОВОЕ ИМУЩЕСТВО</w:t>
            </w:r>
          </w:p>
          <w:p w14:paraId="664D0AD7" w14:textId="77777777" w:rsidR="003E4B05" w:rsidRPr="005E6667" w:rsidRDefault="003E4B05" w:rsidP="003427C8">
            <w:pPr>
              <w:jc w:val="center"/>
              <w:rPr>
                <w:rFonts w:ascii="Times New Roman" w:eastAsia="Times New Roman" w:hAnsi="Times New Roman" w:cs="Times New Roman"/>
                <w:b/>
                <w:sz w:val="24"/>
                <w:szCs w:val="24"/>
                <w:lang w:val="kk-KZ"/>
              </w:rPr>
            </w:pPr>
          </w:p>
          <w:p w14:paraId="16E0BA83" w14:textId="0058EF62" w:rsidR="00C05D6A" w:rsidRPr="005E6667" w:rsidRDefault="00D1449A" w:rsidP="00D1449A">
            <w:pPr>
              <w:tabs>
                <w:tab w:val="left" w:pos="0"/>
                <w:tab w:val="left" w:pos="459"/>
              </w:tabs>
              <w:jc w:val="both"/>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8.1.</w:t>
            </w:r>
            <w:r w:rsidR="00C05D6A" w:rsidRPr="005E6667">
              <w:rPr>
                <w:rFonts w:ascii="Times New Roman" w:eastAsia="Times New Roman" w:hAnsi="Times New Roman" w:cs="Times New Roman"/>
                <w:sz w:val="24"/>
                <w:szCs w:val="24"/>
                <w:lang w:val="kk-KZ"/>
              </w:rPr>
              <w:t>Частичное или полное досрочное погашение кредита по настоящему Договору допускается при наличии письменного уведомления Заемщиком Займодателя и/или Поверенного (агента) не менее чем, за 3 (три) рабочих дня.</w:t>
            </w:r>
          </w:p>
          <w:p w14:paraId="466002F0" w14:textId="3CFC5FC3" w:rsidR="00C05D6A" w:rsidRPr="005E6667" w:rsidRDefault="00D1449A" w:rsidP="00D1449A">
            <w:pPr>
              <w:tabs>
                <w:tab w:val="left" w:pos="142"/>
                <w:tab w:val="left" w:pos="459"/>
              </w:tabs>
              <w:jc w:val="both"/>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8.2.</w:t>
            </w:r>
            <w:r w:rsidR="00C05D6A" w:rsidRPr="005E6667">
              <w:rPr>
                <w:rFonts w:ascii="Times New Roman" w:eastAsia="Times New Roman" w:hAnsi="Times New Roman" w:cs="Times New Roman"/>
                <w:sz w:val="24"/>
                <w:szCs w:val="24"/>
                <w:lang w:val="kk-KZ"/>
              </w:rPr>
              <w:t>На основании письменного уведомления от Заемщика о частичном досрочном погашении кредита и перечислении суммы досрочного погашения Поверенному агенту, последний составляет и подписывает с Заемщиком в срок не позднее даты внесения очередного платежа по кредиту новый График погашения платежей, который является основанием для будущих платежей, приобщается к настоящему Договору в качестве Приложения №1 и заменяет прежний график, который утрачивает силу с даты подписания нового графика.</w:t>
            </w:r>
          </w:p>
          <w:p w14:paraId="6C5D98BC" w14:textId="0673998D" w:rsidR="00C05D6A" w:rsidRPr="005E6667" w:rsidRDefault="00D1449A" w:rsidP="00D1449A">
            <w:pPr>
              <w:tabs>
                <w:tab w:val="left" w:pos="142"/>
                <w:tab w:val="left" w:pos="459"/>
              </w:tabs>
              <w:ind w:left="63"/>
              <w:jc w:val="both"/>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lastRenderedPageBreak/>
              <w:t>8.3.</w:t>
            </w:r>
            <w:r w:rsidR="00C05D6A" w:rsidRPr="005E6667">
              <w:rPr>
                <w:rFonts w:ascii="Times New Roman" w:eastAsia="Times New Roman" w:hAnsi="Times New Roman" w:cs="Times New Roman"/>
                <w:sz w:val="24"/>
                <w:szCs w:val="24"/>
                <w:lang w:val="kk-KZ"/>
              </w:rPr>
              <w:t>Стороны согласны, что при частичном досрочном погашении оформление дополнительного соглашения к настоящему Договору не требуется при условии сохранения параметров кредитования (срок пользования кредитом, ставка вознаграждения, валюта кредита, вид обеспечения), действующих на момент досрочного погашения.</w:t>
            </w:r>
          </w:p>
          <w:p w14:paraId="5DB9658C" w14:textId="482B1A5D" w:rsidR="00C05D6A" w:rsidRPr="005E6667" w:rsidRDefault="00D1449A" w:rsidP="00D1449A">
            <w:pPr>
              <w:tabs>
                <w:tab w:val="left" w:pos="142"/>
                <w:tab w:val="left" w:pos="459"/>
              </w:tabs>
              <w:ind w:left="63"/>
              <w:jc w:val="both"/>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8.4.</w:t>
            </w:r>
            <w:r w:rsidR="00C05D6A" w:rsidRPr="005E6667">
              <w:rPr>
                <w:rFonts w:ascii="Times New Roman" w:eastAsia="Times New Roman" w:hAnsi="Times New Roman" w:cs="Times New Roman"/>
                <w:sz w:val="24"/>
                <w:szCs w:val="24"/>
                <w:lang w:val="kk-KZ"/>
              </w:rPr>
              <w:t xml:space="preserve">Настоящим Заемщик дает Займодателю и Поверенному (агенту) свое безусловное (безакцептное) согласие на направление денежных средств, поступающих и/или поступивших на </w:t>
            </w:r>
            <w:r w:rsidR="00B1627E" w:rsidRPr="005E6667">
              <w:rPr>
                <w:rFonts w:ascii="Times New Roman" w:eastAsia="Times New Roman" w:hAnsi="Times New Roman" w:cs="Times New Roman"/>
                <w:sz w:val="24"/>
                <w:szCs w:val="24"/>
                <w:lang w:val="kk-KZ"/>
              </w:rPr>
              <w:t>текущ</w:t>
            </w:r>
            <w:r w:rsidR="00487614" w:rsidRPr="005E6667">
              <w:rPr>
                <w:rFonts w:ascii="Times New Roman" w:eastAsia="Times New Roman" w:hAnsi="Times New Roman" w:cs="Times New Roman"/>
                <w:sz w:val="24"/>
                <w:szCs w:val="24"/>
                <w:lang w:val="kk-KZ"/>
              </w:rPr>
              <w:t>ие</w:t>
            </w:r>
            <w:r w:rsidR="00B1627E" w:rsidRPr="005E6667">
              <w:rPr>
                <w:rFonts w:ascii="Times New Roman" w:eastAsia="Times New Roman" w:hAnsi="Times New Roman" w:cs="Times New Roman"/>
                <w:sz w:val="24"/>
                <w:szCs w:val="24"/>
                <w:lang w:val="kk-KZ"/>
              </w:rPr>
              <w:t xml:space="preserve"> счет</w:t>
            </w:r>
            <w:r w:rsidR="00487614" w:rsidRPr="005E6667">
              <w:rPr>
                <w:rFonts w:ascii="Times New Roman" w:eastAsia="Times New Roman" w:hAnsi="Times New Roman" w:cs="Times New Roman"/>
                <w:sz w:val="24"/>
                <w:szCs w:val="24"/>
                <w:lang w:val="kk-KZ"/>
              </w:rPr>
              <w:t>а в любых банках вт</w:t>
            </w:r>
            <w:r w:rsidR="00C87E8E" w:rsidRPr="005E6667">
              <w:rPr>
                <w:rFonts w:ascii="Times New Roman" w:eastAsia="Times New Roman" w:hAnsi="Times New Roman" w:cs="Times New Roman"/>
                <w:sz w:val="24"/>
                <w:szCs w:val="24"/>
                <w:lang w:val="kk-KZ"/>
              </w:rPr>
              <w:t>о</w:t>
            </w:r>
            <w:r w:rsidR="00487614" w:rsidRPr="005E6667">
              <w:rPr>
                <w:rFonts w:ascii="Times New Roman" w:eastAsia="Times New Roman" w:hAnsi="Times New Roman" w:cs="Times New Roman"/>
                <w:sz w:val="24"/>
                <w:szCs w:val="24"/>
                <w:lang w:val="kk-KZ"/>
              </w:rPr>
              <w:t xml:space="preserve">рого уровня, финансовых, кредитных организациях и учреждениях на </w:t>
            </w:r>
            <w:r w:rsidR="00C87E8E" w:rsidRPr="005E6667">
              <w:rPr>
                <w:rFonts w:ascii="Times New Roman" w:eastAsia="Times New Roman" w:hAnsi="Times New Roman" w:cs="Times New Roman"/>
                <w:sz w:val="24"/>
                <w:szCs w:val="24"/>
                <w:lang w:val="kk-KZ"/>
              </w:rPr>
              <w:t>территории</w:t>
            </w:r>
            <w:r w:rsidR="00487614" w:rsidRPr="005E6667">
              <w:rPr>
                <w:rFonts w:ascii="Times New Roman" w:eastAsia="Times New Roman" w:hAnsi="Times New Roman" w:cs="Times New Roman"/>
                <w:sz w:val="24"/>
                <w:szCs w:val="24"/>
                <w:lang w:val="kk-KZ"/>
              </w:rPr>
              <w:t xml:space="preserve"> РК </w:t>
            </w:r>
            <w:r w:rsidR="00B1627E" w:rsidRPr="005E6667">
              <w:rPr>
                <w:rFonts w:ascii="Times New Roman" w:eastAsia="Times New Roman" w:hAnsi="Times New Roman" w:cs="Times New Roman"/>
                <w:sz w:val="24"/>
                <w:szCs w:val="24"/>
                <w:lang w:val="kk-KZ"/>
              </w:rPr>
              <w:t xml:space="preserve"> </w:t>
            </w:r>
            <w:r w:rsidR="00C05D6A" w:rsidRPr="005E6667">
              <w:rPr>
                <w:rFonts w:ascii="Times New Roman" w:eastAsia="Times New Roman" w:hAnsi="Times New Roman" w:cs="Times New Roman"/>
                <w:sz w:val="24"/>
                <w:szCs w:val="24"/>
                <w:lang w:val="kk-KZ"/>
              </w:rPr>
              <w:t xml:space="preserve">в счет погашения просроченной задолженности </w:t>
            </w:r>
            <w:r w:rsidR="00B1627E" w:rsidRPr="005E6667">
              <w:rPr>
                <w:rFonts w:ascii="Times New Roman" w:eastAsia="Times New Roman" w:hAnsi="Times New Roman" w:cs="Times New Roman"/>
                <w:sz w:val="24"/>
                <w:szCs w:val="24"/>
                <w:lang w:val="kk-KZ"/>
              </w:rPr>
              <w:t>перед</w:t>
            </w:r>
            <w:r w:rsidR="00C05D6A" w:rsidRPr="005E6667">
              <w:rPr>
                <w:rFonts w:ascii="Times New Roman" w:eastAsia="Times New Roman" w:hAnsi="Times New Roman" w:cs="Times New Roman"/>
                <w:sz w:val="24"/>
                <w:szCs w:val="24"/>
                <w:lang w:val="kk-KZ"/>
              </w:rPr>
              <w:t xml:space="preserve"> Поверенн</w:t>
            </w:r>
            <w:r w:rsidR="00B1627E" w:rsidRPr="005E6667">
              <w:rPr>
                <w:rFonts w:ascii="Times New Roman" w:eastAsia="Times New Roman" w:hAnsi="Times New Roman" w:cs="Times New Roman"/>
                <w:sz w:val="24"/>
                <w:szCs w:val="24"/>
                <w:lang w:val="kk-KZ"/>
              </w:rPr>
              <w:t>ым</w:t>
            </w:r>
            <w:r w:rsidR="00C05D6A" w:rsidRPr="005E6667">
              <w:rPr>
                <w:rFonts w:ascii="Times New Roman" w:eastAsia="Times New Roman" w:hAnsi="Times New Roman" w:cs="Times New Roman"/>
                <w:sz w:val="24"/>
                <w:szCs w:val="24"/>
                <w:lang w:val="kk-KZ"/>
              </w:rPr>
              <w:t xml:space="preserve"> (агент</w:t>
            </w:r>
            <w:r w:rsidR="00B1627E" w:rsidRPr="005E6667">
              <w:rPr>
                <w:rFonts w:ascii="Times New Roman" w:eastAsia="Times New Roman" w:hAnsi="Times New Roman" w:cs="Times New Roman"/>
                <w:sz w:val="24"/>
                <w:szCs w:val="24"/>
                <w:lang w:val="kk-KZ"/>
              </w:rPr>
              <w:t>ом)</w:t>
            </w:r>
            <w:r w:rsidR="00C05D6A" w:rsidRPr="005E6667">
              <w:rPr>
                <w:rFonts w:ascii="Times New Roman" w:eastAsia="Times New Roman" w:hAnsi="Times New Roman" w:cs="Times New Roman"/>
                <w:sz w:val="24"/>
                <w:szCs w:val="24"/>
                <w:lang w:val="kk-KZ"/>
              </w:rPr>
              <w:t>.</w:t>
            </w:r>
          </w:p>
          <w:p w14:paraId="2C799270" w14:textId="3EB4A9C8" w:rsidR="00C05D6A" w:rsidRPr="005E6667" w:rsidRDefault="00D1449A" w:rsidP="00D1449A">
            <w:pPr>
              <w:tabs>
                <w:tab w:val="left" w:pos="142"/>
                <w:tab w:val="left" w:pos="459"/>
              </w:tabs>
              <w:ind w:left="63"/>
              <w:jc w:val="both"/>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8.5.</w:t>
            </w:r>
            <w:r w:rsidR="00C05D6A" w:rsidRPr="005E6667">
              <w:rPr>
                <w:rFonts w:ascii="Times New Roman" w:eastAsia="Times New Roman" w:hAnsi="Times New Roman" w:cs="Times New Roman"/>
                <w:sz w:val="24"/>
                <w:szCs w:val="24"/>
                <w:lang w:val="kk-KZ"/>
              </w:rPr>
              <w:t>Займодатель</w:t>
            </w:r>
            <w:r w:rsidR="0056777A" w:rsidRPr="005E6667">
              <w:rPr>
                <w:rFonts w:ascii="Times New Roman" w:eastAsia="Times New Roman" w:hAnsi="Times New Roman" w:cs="Times New Roman"/>
                <w:sz w:val="24"/>
                <w:szCs w:val="24"/>
                <w:lang w:val="kk-KZ"/>
              </w:rPr>
              <w:t>, Поверенный агент</w:t>
            </w:r>
            <w:r w:rsidR="00C05D6A" w:rsidRPr="005E6667">
              <w:rPr>
                <w:rFonts w:ascii="Times New Roman" w:eastAsia="Times New Roman" w:hAnsi="Times New Roman" w:cs="Times New Roman"/>
                <w:sz w:val="24"/>
                <w:szCs w:val="24"/>
                <w:lang w:val="kk-KZ"/>
              </w:rPr>
              <w:t xml:space="preserve"> вправе предъявить к взысканию в полном объеме сумму кредита вместе с начисленным вознаграждением и иными суммами, причитающихся с Заемщика в соответствии с условиями настоящего Договора, а также обратить взыскание на имущество, предоставленное Залогодателем в залог Займодателю, во внесудебном и/или в судебном порядке в соответствии с законодательством Республики Казахстан, а также согласно Договора залога, в следующих случаях:</w:t>
            </w:r>
          </w:p>
          <w:p w14:paraId="4EF39FB7" w14:textId="77777777" w:rsidR="00C05D6A" w:rsidRPr="005E6667" w:rsidRDefault="00C05D6A" w:rsidP="00E27439">
            <w:pPr>
              <w:numPr>
                <w:ilvl w:val="0"/>
                <w:numId w:val="4"/>
              </w:numPr>
              <w:tabs>
                <w:tab w:val="left" w:pos="426"/>
              </w:tabs>
              <w:ind w:left="0" w:firstLine="0"/>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в случае нарушения условий настоящего Договора и/или Договора залога;</w:t>
            </w:r>
          </w:p>
          <w:p w14:paraId="7342FED4" w14:textId="77777777" w:rsidR="00ED1A3F" w:rsidRPr="005E6667" w:rsidRDefault="00ED1A3F" w:rsidP="00E27439">
            <w:pPr>
              <w:numPr>
                <w:ilvl w:val="0"/>
                <w:numId w:val="4"/>
              </w:numPr>
              <w:tabs>
                <w:tab w:val="left" w:pos="426"/>
              </w:tabs>
              <w:ind w:left="0" w:firstLine="0"/>
              <w:contextualSpacing/>
              <w:jc w:val="both"/>
              <w:rPr>
                <w:rFonts w:ascii="Times New Roman" w:hAnsi="Times New Roman" w:cs="Times New Roman"/>
                <w:sz w:val="24"/>
                <w:szCs w:val="24"/>
              </w:rPr>
            </w:pPr>
            <w:r w:rsidRPr="005E6667">
              <w:rPr>
                <w:rFonts w:ascii="Times New Roman" w:hAnsi="Times New Roman" w:cs="Times New Roman"/>
                <w:sz w:val="24"/>
                <w:szCs w:val="24"/>
              </w:rPr>
              <w:t>в случае неисполнения либо ненадлежащего исполнения Заемщиком графика погашения платежей и условий, изложенных в пункт</w:t>
            </w:r>
            <w:r w:rsidRPr="005E6667">
              <w:rPr>
                <w:rFonts w:ascii="Times New Roman" w:hAnsi="Times New Roman" w:cs="Times New Roman"/>
                <w:sz w:val="24"/>
                <w:szCs w:val="24"/>
                <w:lang w:val="kk-KZ"/>
              </w:rPr>
              <w:t xml:space="preserve">е </w:t>
            </w:r>
            <w:r w:rsidRPr="005E6667">
              <w:rPr>
                <w:rFonts w:ascii="Times New Roman" w:hAnsi="Times New Roman" w:cs="Times New Roman"/>
                <w:sz w:val="24"/>
                <w:szCs w:val="24"/>
              </w:rPr>
              <w:t>2.4.</w:t>
            </w:r>
            <w:r w:rsidRPr="005E6667">
              <w:rPr>
                <w:rFonts w:ascii="Times New Roman" w:hAnsi="Times New Roman" w:cs="Times New Roman"/>
                <w:sz w:val="24"/>
                <w:szCs w:val="24"/>
                <w:lang w:val="kk-KZ"/>
              </w:rPr>
              <w:t xml:space="preserve"> </w:t>
            </w:r>
            <w:r w:rsidRPr="005E6667">
              <w:rPr>
                <w:rFonts w:ascii="Times New Roman" w:hAnsi="Times New Roman" w:cs="Times New Roman"/>
                <w:sz w:val="24"/>
                <w:szCs w:val="24"/>
              </w:rPr>
              <w:t>Договора;</w:t>
            </w:r>
          </w:p>
          <w:p w14:paraId="6C36F290" w14:textId="77777777" w:rsidR="00ED1A3F" w:rsidRPr="005E6667" w:rsidRDefault="00ED1A3F" w:rsidP="00E27439">
            <w:pPr>
              <w:numPr>
                <w:ilvl w:val="0"/>
                <w:numId w:val="4"/>
              </w:numPr>
              <w:tabs>
                <w:tab w:val="left" w:pos="426"/>
              </w:tabs>
              <w:ind w:left="0" w:firstLine="0"/>
              <w:contextualSpacing/>
              <w:jc w:val="both"/>
              <w:rPr>
                <w:rFonts w:ascii="Times New Roman" w:hAnsi="Times New Roman" w:cs="Times New Roman"/>
                <w:sz w:val="24"/>
                <w:szCs w:val="24"/>
              </w:rPr>
            </w:pPr>
            <w:r w:rsidRPr="005E6667">
              <w:rPr>
                <w:rFonts w:ascii="Times New Roman" w:hAnsi="Times New Roman" w:cs="Times New Roman"/>
                <w:sz w:val="24"/>
                <w:szCs w:val="24"/>
              </w:rPr>
              <w:t>в случае неисполнения либо ненадлежащего исполнения Заемщиком</w:t>
            </w:r>
            <w:r w:rsidRPr="005E6667">
              <w:rPr>
                <w:rFonts w:ascii="Times New Roman" w:hAnsi="Times New Roman" w:cs="Times New Roman"/>
                <w:sz w:val="24"/>
                <w:szCs w:val="24"/>
                <w:lang w:val="kk-KZ"/>
              </w:rPr>
              <w:t xml:space="preserve"> </w:t>
            </w:r>
            <w:r w:rsidRPr="005E6667">
              <w:rPr>
                <w:rFonts w:ascii="Times New Roman" w:hAnsi="Times New Roman" w:cs="Times New Roman"/>
                <w:sz w:val="24"/>
                <w:szCs w:val="24"/>
              </w:rPr>
              <w:t>пункта 1.</w:t>
            </w:r>
            <w:r w:rsidRPr="005E6667">
              <w:rPr>
                <w:rFonts w:ascii="Times New Roman" w:hAnsi="Times New Roman" w:cs="Times New Roman"/>
                <w:sz w:val="24"/>
                <w:szCs w:val="24"/>
                <w:lang w:val="kk-KZ"/>
              </w:rPr>
              <w:t>5</w:t>
            </w:r>
            <w:r w:rsidRPr="005E6667">
              <w:rPr>
                <w:rFonts w:ascii="Times New Roman" w:hAnsi="Times New Roman" w:cs="Times New Roman"/>
                <w:sz w:val="24"/>
                <w:szCs w:val="24"/>
              </w:rPr>
              <w:t>., Договора;</w:t>
            </w:r>
          </w:p>
          <w:p w14:paraId="13047FB7" w14:textId="77777777" w:rsidR="00ED1A3F" w:rsidRPr="005E6667" w:rsidRDefault="00ED1A3F" w:rsidP="00E27439">
            <w:pPr>
              <w:numPr>
                <w:ilvl w:val="0"/>
                <w:numId w:val="4"/>
              </w:numPr>
              <w:tabs>
                <w:tab w:val="left" w:pos="426"/>
              </w:tabs>
              <w:ind w:left="0" w:firstLine="0"/>
              <w:contextualSpacing/>
              <w:jc w:val="both"/>
              <w:rPr>
                <w:rFonts w:ascii="Times New Roman" w:hAnsi="Times New Roman" w:cs="Times New Roman"/>
                <w:sz w:val="24"/>
                <w:szCs w:val="24"/>
              </w:rPr>
            </w:pPr>
            <w:r w:rsidRPr="005E6667">
              <w:rPr>
                <w:rFonts w:ascii="Times New Roman" w:hAnsi="Times New Roman" w:cs="Times New Roman"/>
                <w:sz w:val="24"/>
                <w:szCs w:val="24"/>
              </w:rPr>
              <w:t>в случае нецелевого использования кредита</w:t>
            </w:r>
            <w:r w:rsidRPr="005E6667">
              <w:rPr>
                <w:rFonts w:ascii="Times New Roman" w:hAnsi="Times New Roman" w:cs="Times New Roman"/>
                <w:sz w:val="24"/>
                <w:szCs w:val="24"/>
                <w:lang w:val="kk-KZ"/>
              </w:rPr>
              <w:t xml:space="preserve">, </w:t>
            </w:r>
            <w:proofErr w:type="spellStart"/>
            <w:r w:rsidRPr="005E6667">
              <w:rPr>
                <w:rFonts w:ascii="Times New Roman" w:hAnsi="Times New Roman" w:cs="Times New Roman"/>
                <w:sz w:val="24"/>
                <w:szCs w:val="24"/>
              </w:rPr>
              <w:t>изложенн</w:t>
            </w:r>
            <w:proofErr w:type="spellEnd"/>
            <w:r w:rsidRPr="005E6667">
              <w:rPr>
                <w:rFonts w:ascii="Times New Roman" w:hAnsi="Times New Roman" w:cs="Times New Roman"/>
                <w:sz w:val="24"/>
                <w:szCs w:val="24"/>
                <w:lang w:val="kk-KZ"/>
              </w:rPr>
              <w:t>ого</w:t>
            </w:r>
            <w:r w:rsidRPr="005E6667">
              <w:rPr>
                <w:rFonts w:ascii="Times New Roman" w:hAnsi="Times New Roman" w:cs="Times New Roman"/>
                <w:sz w:val="24"/>
                <w:szCs w:val="24"/>
              </w:rPr>
              <w:t xml:space="preserve"> в пункт</w:t>
            </w:r>
            <w:r w:rsidRPr="005E6667">
              <w:rPr>
                <w:rFonts w:ascii="Times New Roman" w:hAnsi="Times New Roman" w:cs="Times New Roman"/>
                <w:sz w:val="24"/>
                <w:szCs w:val="24"/>
                <w:lang w:val="kk-KZ"/>
              </w:rPr>
              <w:t>е</w:t>
            </w:r>
            <w:r w:rsidRPr="005E6667">
              <w:rPr>
                <w:rFonts w:ascii="Times New Roman" w:hAnsi="Times New Roman" w:cs="Times New Roman"/>
                <w:sz w:val="24"/>
                <w:szCs w:val="24"/>
              </w:rPr>
              <w:t xml:space="preserve"> 1.1.;</w:t>
            </w:r>
          </w:p>
          <w:p w14:paraId="2EA45DA2" w14:textId="77777777" w:rsidR="00C05D6A" w:rsidRPr="005E6667" w:rsidRDefault="00C05D6A" w:rsidP="00E27439">
            <w:pPr>
              <w:numPr>
                <w:ilvl w:val="0"/>
                <w:numId w:val="5"/>
              </w:numPr>
              <w:tabs>
                <w:tab w:val="left" w:pos="426"/>
              </w:tabs>
              <w:ind w:left="0" w:firstLine="0"/>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при отсутствии у Заемщика средств для погашения очередного платежа по кредиту и отсутствии перспектив их поступления;</w:t>
            </w:r>
          </w:p>
          <w:p w14:paraId="72A8D4A2" w14:textId="77777777" w:rsidR="00C05D6A" w:rsidRPr="005E6667" w:rsidRDefault="00C05D6A" w:rsidP="00E27439">
            <w:pPr>
              <w:numPr>
                <w:ilvl w:val="0"/>
                <w:numId w:val="5"/>
              </w:numPr>
              <w:tabs>
                <w:tab w:val="left" w:pos="426"/>
              </w:tabs>
              <w:ind w:left="0" w:firstLine="0"/>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если на имущество Заемщика/Залогодателя и его счета наложен арест или обращено взыскание (или существует реальная угроза этого);</w:t>
            </w:r>
          </w:p>
          <w:p w14:paraId="51F24150" w14:textId="77777777" w:rsidR="00C05D6A" w:rsidRPr="005E6667" w:rsidRDefault="00C05D6A" w:rsidP="00E27439">
            <w:pPr>
              <w:numPr>
                <w:ilvl w:val="0"/>
                <w:numId w:val="5"/>
              </w:numPr>
              <w:tabs>
                <w:tab w:val="left" w:pos="426"/>
              </w:tabs>
              <w:ind w:left="0" w:firstLine="0"/>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если Заемщик уклоняется от предоставления обеспечения по кредиту, которое предусмотрено настоящим Договором;</w:t>
            </w:r>
          </w:p>
          <w:p w14:paraId="55C07AA5" w14:textId="77777777" w:rsidR="00C05D6A" w:rsidRPr="005E6667" w:rsidRDefault="00C05D6A" w:rsidP="00E27439">
            <w:pPr>
              <w:numPr>
                <w:ilvl w:val="0"/>
                <w:numId w:val="5"/>
              </w:numPr>
              <w:tabs>
                <w:tab w:val="left" w:pos="426"/>
              </w:tabs>
              <w:ind w:left="0" w:firstLine="0"/>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если Заемщик имеет просроченные обязательства по настоящему Договору;</w:t>
            </w:r>
          </w:p>
          <w:p w14:paraId="542DEAF3" w14:textId="77777777" w:rsidR="00C05D6A" w:rsidRPr="005E6667" w:rsidRDefault="00C05D6A" w:rsidP="00E27439">
            <w:pPr>
              <w:numPr>
                <w:ilvl w:val="0"/>
                <w:numId w:val="5"/>
              </w:numPr>
              <w:tabs>
                <w:tab w:val="left" w:pos="284"/>
                <w:tab w:val="left" w:pos="426"/>
              </w:tabs>
              <w:ind w:left="0" w:firstLine="0"/>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lastRenderedPageBreak/>
              <w:t>если предполагается изъятие (выкуп) заложенного имущества для государственных нужд;</w:t>
            </w:r>
          </w:p>
          <w:p w14:paraId="009B5269" w14:textId="77777777" w:rsidR="00C05D6A" w:rsidRPr="005E6667" w:rsidRDefault="00C05D6A" w:rsidP="00E27439">
            <w:pPr>
              <w:numPr>
                <w:ilvl w:val="0"/>
                <w:numId w:val="5"/>
              </w:numPr>
              <w:tabs>
                <w:tab w:val="left" w:pos="284"/>
                <w:tab w:val="left" w:pos="426"/>
              </w:tabs>
              <w:ind w:left="0" w:firstLine="0"/>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если на имущество Заемщика/Залогодателя и/или банковские счета в любых банках (организациях, осуществляющих отдельные виды банковских операций, и иных кредитных организациях) наложен арест или обращено взыскание (или существует реальная угроза этого);</w:t>
            </w:r>
          </w:p>
          <w:p w14:paraId="61B5295C" w14:textId="77777777" w:rsidR="00C05D6A" w:rsidRPr="005E6667" w:rsidRDefault="00C05D6A" w:rsidP="00E27439">
            <w:pPr>
              <w:numPr>
                <w:ilvl w:val="0"/>
                <w:numId w:val="5"/>
              </w:numPr>
              <w:tabs>
                <w:tab w:val="left" w:pos="284"/>
                <w:tab w:val="left" w:pos="426"/>
              </w:tabs>
              <w:ind w:left="0" w:firstLine="0"/>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при любых изменениях в составе имущества, переданного в залог по Договору залога, ухудшении и/или утрате или возникновении угрозы ухудшения и/или утраты такого имущества;</w:t>
            </w:r>
          </w:p>
          <w:p w14:paraId="7E00967F" w14:textId="77777777" w:rsidR="00C05D6A" w:rsidRPr="005E6667" w:rsidRDefault="00C05D6A" w:rsidP="00E27439">
            <w:pPr>
              <w:numPr>
                <w:ilvl w:val="0"/>
                <w:numId w:val="5"/>
              </w:numPr>
              <w:tabs>
                <w:tab w:val="left" w:pos="284"/>
                <w:tab w:val="left" w:pos="426"/>
              </w:tabs>
              <w:ind w:left="0" w:firstLine="0"/>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если ведется разбирательство в судах с участием Заемщика/Залогодателя, об оспаривании кем-либо действительности настоящего Договора и/или Договора залога;</w:t>
            </w:r>
          </w:p>
          <w:p w14:paraId="779A76E7" w14:textId="767FDF0D" w:rsidR="00C05D6A" w:rsidRPr="005E6667" w:rsidRDefault="00C05D6A" w:rsidP="00E27439">
            <w:pPr>
              <w:numPr>
                <w:ilvl w:val="0"/>
                <w:numId w:val="5"/>
              </w:numPr>
              <w:tabs>
                <w:tab w:val="left" w:pos="426"/>
              </w:tabs>
              <w:ind w:left="0" w:firstLine="0"/>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в иных случаях, </w:t>
            </w:r>
            <w:r w:rsidR="00CF3865" w:rsidRPr="005E6667">
              <w:rPr>
                <w:rFonts w:ascii="Times New Roman" w:eastAsia="Times New Roman" w:hAnsi="Times New Roman" w:cs="Times New Roman"/>
                <w:sz w:val="24"/>
                <w:szCs w:val="24"/>
                <w:lang w:val="kk-KZ"/>
              </w:rPr>
              <w:t>которые, по обоснованному мнению,</w:t>
            </w:r>
            <w:r w:rsidRPr="005E6667">
              <w:rPr>
                <w:rFonts w:ascii="Times New Roman" w:eastAsia="Times New Roman" w:hAnsi="Times New Roman" w:cs="Times New Roman"/>
                <w:sz w:val="24"/>
                <w:szCs w:val="24"/>
                <w:lang w:val="kk-KZ"/>
              </w:rPr>
              <w:t xml:space="preserve"> Займодателя</w:t>
            </w:r>
            <w:r w:rsidR="00B40907" w:rsidRPr="005E6667">
              <w:rPr>
                <w:rFonts w:ascii="Times New Roman" w:eastAsia="Times New Roman" w:hAnsi="Times New Roman" w:cs="Times New Roman"/>
                <w:sz w:val="24"/>
                <w:szCs w:val="24"/>
                <w:lang w:val="kk-KZ"/>
              </w:rPr>
              <w:t>/ Поверенного (агента)</w:t>
            </w:r>
            <w:r w:rsidRPr="005E6667">
              <w:rPr>
                <w:rFonts w:ascii="Times New Roman" w:eastAsia="Times New Roman" w:hAnsi="Times New Roman" w:cs="Times New Roman"/>
                <w:sz w:val="24"/>
                <w:szCs w:val="24"/>
                <w:lang w:val="kk-KZ"/>
              </w:rPr>
              <w:t xml:space="preserve"> могут негативно отразиться на платежеспособности Заемщика и возможности выполнения им своих обязательств по настоящему Договору.</w:t>
            </w:r>
          </w:p>
          <w:p w14:paraId="229CE55E" w14:textId="0F4C771E" w:rsidR="00F8673D" w:rsidRPr="005E6667" w:rsidRDefault="00F8673D" w:rsidP="00E27439">
            <w:pPr>
              <w:tabs>
                <w:tab w:val="left" w:pos="426"/>
              </w:tabs>
              <w:jc w:val="both"/>
              <w:rPr>
                <w:rFonts w:ascii="Times New Roman" w:eastAsia="Times New Roman" w:hAnsi="Times New Roman" w:cs="Times New Roman"/>
                <w:sz w:val="24"/>
                <w:szCs w:val="24"/>
                <w:lang w:val="kk-KZ"/>
              </w:rPr>
            </w:pPr>
          </w:p>
          <w:p w14:paraId="0498ECA8" w14:textId="2A9BC93E" w:rsidR="00C05D6A" w:rsidRPr="00D1449A" w:rsidRDefault="00C05D6A" w:rsidP="00D1449A">
            <w:pPr>
              <w:pStyle w:val="ac"/>
              <w:keepNext/>
              <w:keepLines/>
              <w:numPr>
                <w:ilvl w:val="0"/>
                <w:numId w:val="37"/>
              </w:numPr>
              <w:tabs>
                <w:tab w:val="left" w:pos="426"/>
              </w:tabs>
              <w:ind w:left="326" w:hanging="142"/>
              <w:rPr>
                <w:rFonts w:ascii="Times New Roman" w:eastAsia="Times New Roman" w:hAnsi="Times New Roman" w:cs="Times New Roman"/>
                <w:b/>
                <w:sz w:val="24"/>
                <w:szCs w:val="24"/>
                <w:lang w:val="kk-KZ"/>
              </w:rPr>
            </w:pPr>
            <w:r w:rsidRPr="00D1449A">
              <w:rPr>
                <w:rFonts w:ascii="Times New Roman" w:eastAsia="Times New Roman" w:hAnsi="Times New Roman" w:cs="Times New Roman"/>
                <w:b/>
                <w:sz w:val="24"/>
                <w:szCs w:val="24"/>
                <w:lang w:val="kk-KZ"/>
              </w:rPr>
              <w:t>ФОРС-МАЖОРНЫЕ ОБСТОЯТЕЛЬСТВА</w:t>
            </w:r>
          </w:p>
          <w:p w14:paraId="79BB935D" w14:textId="272EE702" w:rsidR="00C05D6A" w:rsidRPr="005E6667" w:rsidRDefault="00D1449A" w:rsidP="00D1449A">
            <w:pPr>
              <w:tabs>
                <w:tab w:val="left" w:pos="34"/>
              </w:tabs>
              <w:jc w:val="both"/>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 xml:space="preserve">9.1. </w:t>
            </w:r>
            <w:r w:rsidR="00C05D6A" w:rsidRPr="005E6667">
              <w:rPr>
                <w:rFonts w:ascii="Times New Roman" w:eastAsia="Times New Roman" w:hAnsi="Times New Roman" w:cs="Times New Roman"/>
                <w:sz w:val="24"/>
                <w:szCs w:val="24"/>
                <w:lang w:val="kk-KZ"/>
              </w:rPr>
              <w:t>В случае наступления обстоятельств непреодолимой силы, вызванных прямо или косвенно проявлением стихийных бедствий (наводнения, землетрясения, эпидемии), военных конфликтов, военных переворотов, террористических актов, гражданских волнений, забастовок, предписаний, приказов или иного административного вмешательства со стороны Правительства, Национального Банка Республики Казахстан или каких-либо других постановлений, административных или правительственных ограничений, оказывающих влияние на выполнение обязательств Сторонами по настоящему Договору, или иных обязательств вне разумного контроля сторон, сроки выполнения этих обязательств соразмерно отодвигаются на время действия этих событий, если они значительно влияют на выполнение в срок всего Договора или той его части, которая подлежит выполнению после наступления обстоятельств непреодолимой силы.</w:t>
            </w:r>
          </w:p>
          <w:p w14:paraId="2C1148AD" w14:textId="3EAC2DA9" w:rsidR="00C05D6A" w:rsidRPr="005E6667" w:rsidRDefault="00D1449A" w:rsidP="00D1449A">
            <w:pPr>
              <w:tabs>
                <w:tab w:val="left" w:pos="426"/>
              </w:tabs>
              <w:jc w:val="both"/>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9.2.</w:t>
            </w:r>
            <w:r w:rsidR="00C05D6A" w:rsidRPr="005E6667">
              <w:rPr>
                <w:rFonts w:ascii="Times New Roman" w:eastAsia="Times New Roman" w:hAnsi="Times New Roman" w:cs="Times New Roman"/>
                <w:sz w:val="24"/>
                <w:szCs w:val="24"/>
                <w:lang w:val="kk-KZ"/>
              </w:rPr>
              <w:t>Предусмотренные данным разделом препятствия к выполнению Договора не включают отсутствие разрешений, лицензий или разрешений на пребывание, или одобрений, необходимых для исполнения Договора, которые должны выдаваться любыми государственными органами.</w:t>
            </w:r>
          </w:p>
          <w:p w14:paraId="2E1DF249" w14:textId="204B46AE" w:rsidR="00C05D6A" w:rsidRPr="005E6667" w:rsidRDefault="00D1449A" w:rsidP="00D1449A">
            <w:pPr>
              <w:tabs>
                <w:tab w:val="left" w:pos="426"/>
              </w:tabs>
              <w:jc w:val="both"/>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lastRenderedPageBreak/>
              <w:t>9.3.</w:t>
            </w:r>
            <w:r w:rsidR="00C05D6A" w:rsidRPr="005E6667">
              <w:rPr>
                <w:rFonts w:ascii="Times New Roman" w:eastAsia="Times New Roman" w:hAnsi="Times New Roman" w:cs="Times New Roman"/>
                <w:sz w:val="24"/>
                <w:szCs w:val="24"/>
                <w:lang w:val="kk-KZ"/>
              </w:rPr>
              <w:t>Все Стороны должны немедленно известить письменно друг друга о начале и окончании обстоятельств непреодолимой силы, препятствующих выполнению обязательств по настоящему Договору.</w:t>
            </w:r>
          </w:p>
          <w:p w14:paraId="4DE4A167" w14:textId="1A5978F0" w:rsidR="00C05D6A" w:rsidRDefault="00D1449A" w:rsidP="00D1449A">
            <w:pPr>
              <w:tabs>
                <w:tab w:val="left" w:pos="426"/>
              </w:tabs>
              <w:jc w:val="both"/>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9.4.</w:t>
            </w:r>
            <w:r w:rsidR="00C05D6A" w:rsidRPr="005E6667">
              <w:rPr>
                <w:rFonts w:ascii="Times New Roman" w:eastAsia="Times New Roman" w:hAnsi="Times New Roman" w:cs="Times New Roman"/>
                <w:sz w:val="24"/>
                <w:szCs w:val="24"/>
                <w:lang w:val="kk-KZ"/>
              </w:rPr>
              <w:t>Сторона, ссылающаяся на обстоятельства непреодолимой силы, обязана предоставить для их подтверждения документ компетентного государственного органа.</w:t>
            </w:r>
          </w:p>
          <w:p w14:paraId="52632A3E" w14:textId="77777777" w:rsidR="00F549AE" w:rsidRPr="005E6667" w:rsidRDefault="00F549AE" w:rsidP="00D1449A">
            <w:pPr>
              <w:tabs>
                <w:tab w:val="left" w:pos="426"/>
              </w:tabs>
              <w:jc w:val="both"/>
              <w:rPr>
                <w:rFonts w:ascii="Times New Roman" w:eastAsia="Times New Roman" w:hAnsi="Times New Roman" w:cs="Times New Roman"/>
                <w:sz w:val="24"/>
                <w:szCs w:val="24"/>
                <w:lang w:val="kk-KZ"/>
              </w:rPr>
            </w:pPr>
          </w:p>
          <w:p w14:paraId="389B6EC5" w14:textId="37804AD4" w:rsidR="00C05D6A" w:rsidRPr="00D1449A" w:rsidRDefault="00C05D6A" w:rsidP="00D1449A">
            <w:pPr>
              <w:pStyle w:val="ac"/>
              <w:keepNext/>
              <w:keepLines/>
              <w:numPr>
                <w:ilvl w:val="0"/>
                <w:numId w:val="37"/>
              </w:numPr>
              <w:tabs>
                <w:tab w:val="left" w:pos="426"/>
              </w:tabs>
              <w:jc w:val="center"/>
              <w:rPr>
                <w:rFonts w:ascii="Times New Roman" w:eastAsia="Times New Roman" w:hAnsi="Times New Roman" w:cs="Times New Roman"/>
                <w:b/>
                <w:sz w:val="24"/>
                <w:szCs w:val="24"/>
                <w:lang w:val="kk-KZ"/>
              </w:rPr>
            </w:pPr>
            <w:r w:rsidRPr="00D1449A">
              <w:rPr>
                <w:rFonts w:ascii="Times New Roman" w:eastAsia="Times New Roman" w:hAnsi="Times New Roman" w:cs="Times New Roman"/>
                <w:b/>
                <w:sz w:val="24"/>
                <w:szCs w:val="24"/>
                <w:lang w:val="kk-KZ"/>
              </w:rPr>
              <w:t>ПЕРЕУСТУПКА ПРАВ ТРЕБОВАНИЙ ПО ДОГОВОРУ</w:t>
            </w:r>
          </w:p>
          <w:p w14:paraId="3DF55E19" w14:textId="17D84365" w:rsidR="00C05D6A" w:rsidRPr="005E6667" w:rsidRDefault="00F549AE" w:rsidP="00F549AE">
            <w:pPr>
              <w:ind w:firstLine="43"/>
              <w:jc w:val="both"/>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10.1.</w:t>
            </w:r>
            <w:r w:rsidR="00C05D6A" w:rsidRPr="005E6667">
              <w:rPr>
                <w:rFonts w:ascii="Times New Roman" w:eastAsia="Times New Roman" w:hAnsi="Times New Roman" w:cs="Times New Roman"/>
                <w:sz w:val="24"/>
                <w:szCs w:val="24"/>
                <w:lang w:val="kk-KZ"/>
              </w:rPr>
              <w:t xml:space="preserve"> Заемщик не имеет право передавать свои права и обязанности по настоящему Договору третьим лицам без письменного согласия Займодателя.</w:t>
            </w:r>
          </w:p>
          <w:p w14:paraId="3401857F" w14:textId="52B84F77" w:rsidR="00B953C2" w:rsidRPr="005E6667" w:rsidRDefault="00F549AE" w:rsidP="00F549AE">
            <w:pPr>
              <w:jc w:val="both"/>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10.2.</w:t>
            </w:r>
            <w:r w:rsidR="00C05D6A" w:rsidRPr="005E6667">
              <w:rPr>
                <w:rFonts w:ascii="Times New Roman" w:eastAsia="Times New Roman" w:hAnsi="Times New Roman" w:cs="Times New Roman"/>
                <w:sz w:val="24"/>
                <w:szCs w:val="24"/>
                <w:lang w:val="kk-KZ"/>
              </w:rPr>
              <w:t>Правопреемник Стороны по настоящему Договору непосредственно принимает на себя права требования и обязанности, изложенные в настоящем Договоре, в том числе и права требования и обязанности, связанные с урегулированием возможных споров и разногласий.</w:t>
            </w:r>
          </w:p>
          <w:p w14:paraId="519F31F4" w14:textId="77777777" w:rsidR="003427C8" w:rsidRPr="005E6667" w:rsidRDefault="003427C8" w:rsidP="003427C8">
            <w:pPr>
              <w:tabs>
                <w:tab w:val="left" w:pos="426"/>
              </w:tabs>
              <w:jc w:val="both"/>
              <w:rPr>
                <w:rFonts w:ascii="Times New Roman" w:eastAsia="Times New Roman" w:hAnsi="Times New Roman" w:cs="Times New Roman"/>
                <w:sz w:val="24"/>
                <w:szCs w:val="24"/>
                <w:lang w:val="kk-KZ"/>
              </w:rPr>
            </w:pPr>
          </w:p>
          <w:p w14:paraId="79FD7E26" w14:textId="77777777" w:rsidR="00C05D6A" w:rsidRPr="005E6667" w:rsidRDefault="00C05D6A" w:rsidP="00D1449A">
            <w:pPr>
              <w:keepNext/>
              <w:keepLines/>
              <w:numPr>
                <w:ilvl w:val="0"/>
                <w:numId w:val="37"/>
              </w:numPr>
              <w:tabs>
                <w:tab w:val="left" w:pos="426"/>
              </w:tabs>
              <w:jc w:val="center"/>
              <w:rPr>
                <w:rFonts w:ascii="Times New Roman" w:eastAsia="Times New Roman" w:hAnsi="Times New Roman" w:cs="Times New Roman"/>
                <w:b/>
                <w:sz w:val="24"/>
                <w:szCs w:val="24"/>
                <w:lang w:val="kk-KZ"/>
              </w:rPr>
            </w:pPr>
            <w:r w:rsidRPr="005E6667">
              <w:rPr>
                <w:rFonts w:ascii="Times New Roman" w:eastAsia="Times New Roman" w:hAnsi="Times New Roman" w:cs="Times New Roman"/>
                <w:b/>
                <w:sz w:val="24"/>
                <w:szCs w:val="24"/>
                <w:lang w:val="kk-KZ"/>
              </w:rPr>
              <w:t>РАЗНОГЛАСИЯ И СПОРЫ СТОРОН</w:t>
            </w:r>
          </w:p>
          <w:p w14:paraId="0CDD7769" w14:textId="2838DD21"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1</w:t>
            </w:r>
            <w:r w:rsidR="00F549AE">
              <w:rPr>
                <w:rFonts w:ascii="Times New Roman" w:eastAsia="Times New Roman" w:hAnsi="Times New Roman" w:cs="Times New Roman"/>
                <w:sz w:val="24"/>
                <w:szCs w:val="24"/>
                <w:lang w:val="kk-KZ"/>
              </w:rPr>
              <w:t>1</w:t>
            </w:r>
            <w:r w:rsidRPr="005E6667">
              <w:rPr>
                <w:rFonts w:ascii="Times New Roman" w:eastAsia="Times New Roman" w:hAnsi="Times New Roman" w:cs="Times New Roman"/>
                <w:sz w:val="24"/>
                <w:szCs w:val="24"/>
                <w:lang w:val="kk-KZ"/>
              </w:rPr>
              <w:t>.1. Разногласия, возникающие в процессе выполнения условий настоящего Договора в предварительном порядке рассматриваются Сторонами в целях выработки взаимоприемлемых решений.</w:t>
            </w:r>
          </w:p>
          <w:p w14:paraId="273AB783" w14:textId="0318EE4B" w:rsidR="00C05D6A" w:rsidRPr="005E6667" w:rsidRDefault="00C05D6A" w:rsidP="00E27439">
            <w:pPr>
              <w:tabs>
                <w:tab w:val="left" w:pos="426"/>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1</w:t>
            </w:r>
            <w:r w:rsidR="00F549AE">
              <w:rPr>
                <w:rFonts w:ascii="Times New Roman" w:eastAsia="Times New Roman" w:hAnsi="Times New Roman" w:cs="Times New Roman"/>
                <w:sz w:val="24"/>
                <w:szCs w:val="24"/>
                <w:lang w:val="kk-KZ"/>
              </w:rPr>
              <w:t>1</w:t>
            </w:r>
            <w:r w:rsidRPr="005E6667">
              <w:rPr>
                <w:rFonts w:ascii="Times New Roman" w:eastAsia="Times New Roman" w:hAnsi="Times New Roman" w:cs="Times New Roman"/>
                <w:sz w:val="24"/>
                <w:szCs w:val="24"/>
                <w:lang w:val="kk-KZ"/>
              </w:rPr>
              <w:t>.2. Все споры между Сторонами, по которым не были достигнуты соглашения, разрешаются в судебном порядке в соответствии с законодательством Республики Казахстан. Споры между Сторонами подлежат рассмотрению по месту нахождения Займодателя.</w:t>
            </w:r>
          </w:p>
          <w:p w14:paraId="5F088414" w14:textId="67E642D6" w:rsidR="00B953C2" w:rsidRPr="00E8478B" w:rsidRDefault="00C05D6A" w:rsidP="00E27439">
            <w:pPr>
              <w:tabs>
                <w:tab w:val="left" w:pos="426"/>
              </w:tabs>
              <w:jc w:val="both"/>
              <w:rPr>
                <w:rFonts w:ascii="Times New Roman" w:eastAsia="Times New Roman" w:hAnsi="Times New Roman" w:cs="Times New Roman"/>
                <w:sz w:val="24"/>
                <w:szCs w:val="24"/>
              </w:rPr>
            </w:pPr>
            <w:r w:rsidRPr="005E6667">
              <w:rPr>
                <w:rFonts w:ascii="Times New Roman" w:eastAsia="Times New Roman" w:hAnsi="Times New Roman" w:cs="Times New Roman"/>
                <w:sz w:val="24"/>
                <w:szCs w:val="24"/>
                <w:lang w:val="kk-KZ"/>
              </w:rPr>
              <w:t>1</w:t>
            </w:r>
            <w:r w:rsidR="00F549AE">
              <w:rPr>
                <w:rFonts w:ascii="Times New Roman" w:eastAsia="Times New Roman" w:hAnsi="Times New Roman" w:cs="Times New Roman"/>
                <w:sz w:val="24"/>
                <w:szCs w:val="24"/>
                <w:lang w:val="kk-KZ"/>
              </w:rPr>
              <w:t>1</w:t>
            </w:r>
            <w:r w:rsidRPr="005E6667">
              <w:rPr>
                <w:rFonts w:ascii="Times New Roman" w:eastAsia="Times New Roman" w:hAnsi="Times New Roman" w:cs="Times New Roman"/>
                <w:sz w:val="24"/>
                <w:szCs w:val="24"/>
                <w:lang w:val="kk-KZ"/>
              </w:rPr>
              <w:t>.3. Уведомления, направляемые Займодателем и Поверенным (агентом) в письменной форме по адресу, указанному Заемщиком в Договоре, считаются доставленными.</w:t>
            </w:r>
          </w:p>
          <w:p w14:paraId="313C6282" w14:textId="77777777" w:rsidR="009470B0" w:rsidRPr="00E8478B" w:rsidRDefault="009470B0" w:rsidP="00E27439">
            <w:pPr>
              <w:tabs>
                <w:tab w:val="left" w:pos="426"/>
              </w:tabs>
              <w:jc w:val="both"/>
              <w:rPr>
                <w:rFonts w:ascii="Times New Roman" w:eastAsia="Times New Roman" w:hAnsi="Times New Roman" w:cs="Times New Roman"/>
                <w:sz w:val="24"/>
                <w:szCs w:val="24"/>
              </w:rPr>
            </w:pPr>
          </w:p>
          <w:p w14:paraId="7DC8B5E1" w14:textId="6929189D" w:rsidR="005D4E08" w:rsidRPr="005E6667" w:rsidRDefault="005D4E08" w:rsidP="00D1449A">
            <w:pPr>
              <w:pStyle w:val="ac"/>
              <w:numPr>
                <w:ilvl w:val="0"/>
                <w:numId w:val="37"/>
              </w:numPr>
              <w:jc w:val="center"/>
              <w:rPr>
                <w:rFonts w:ascii="Times New Roman" w:eastAsia="Times New Roman" w:hAnsi="Times New Roman" w:cs="Times New Roman"/>
                <w:b/>
                <w:sz w:val="24"/>
                <w:szCs w:val="24"/>
              </w:rPr>
            </w:pPr>
            <w:r w:rsidRPr="005E6667">
              <w:rPr>
                <w:rFonts w:ascii="Times New Roman" w:eastAsia="Times New Roman" w:hAnsi="Times New Roman" w:cs="Times New Roman"/>
                <w:b/>
                <w:sz w:val="24"/>
                <w:szCs w:val="24"/>
              </w:rPr>
              <w:t>АНТИКОРРУПЦИОННАЯ ОГОВОРКА</w:t>
            </w:r>
          </w:p>
          <w:p w14:paraId="6004262B" w14:textId="359D4746" w:rsidR="009470B0" w:rsidRPr="00E8478B" w:rsidRDefault="00B953C2" w:rsidP="005D4E08">
            <w:pPr>
              <w:jc w:val="both"/>
              <w:rPr>
                <w:rFonts w:ascii="Times New Roman" w:eastAsia="Times New Roman" w:hAnsi="Times New Roman" w:cs="Times New Roman"/>
                <w:sz w:val="24"/>
                <w:szCs w:val="24"/>
              </w:rPr>
            </w:pPr>
            <w:r w:rsidRPr="005E6667">
              <w:rPr>
                <w:rFonts w:ascii="Times New Roman" w:eastAsia="Times New Roman" w:hAnsi="Times New Roman" w:cs="Times New Roman"/>
                <w:sz w:val="24"/>
                <w:szCs w:val="24"/>
              </w:rPr>
              <w:t>1</w:t>
            </w:r>
            <w:r w:rsidR="00F549AE">
              <w:rPr>
                <w:rFonts w:ascii="Times New Roman" w:eastAsia="Times New Roman" w:hAnsi="Times New Roman" w:cs="Times New Roman"/>
                <w:sz w:val="24"/>
                <w:szCs w:val="24"/>
              </w:rPr>
              <w:t>2</w:t>
            </w:r>
            <w:r w:rsidR="005D4E08" w:rsidRPr="005E6667">
              <w:rPr>
                <w:rFonts w:ascii="Times New Roman" w:eastAsia="Times New Roman" w:hAnsi="Times New Roman" w:cs="Times New Roman"/>
                <w:sz w:val="24"/>
                <w:szCs w:val="24"/>
              </w:rPr>
              <w:t xml:space="preserve">.1. Настоящим каждая сторона из Сторон дает в отношении себя другой стороне заверения о том, что на момент заключения договора Стороны ведут, а также в процессе исполнения настоящего Договора будут вести антикоррупционную политику, не допускающую коррупционные проявления у Стороны, а именно, но не ограничиваясь в виде: </w:t>
            </w:r>
          </w:p>
          <w:p w14:paraId="1E66F4F4" w14:textId="77777777" w:rsidR="009470B0" w:rsidRPr="00E8478B" w:rsidRDefault="005D4E08" w:rsidP="005D4E08">
            <w:pPr>
              <w:jc w:val="both"/>
              <w:rPr>
                <w:rFonts w:ascii="Times New Roman" w:eastAsia="Times New Roman" w:hAnsi="Times New Roman" w:cs="Times New Roman"/>
                <w:sz w:val="24"/>
                <w:szCs w:val="24"/>
              </w:rPr>
            </w:pPr>
            <w:r w:rsidRPr="005E6667">
              <w:rPr>
                <w:rFonts w:ascii="Times New Roman" w:eastAsia="Times New Roman" w:hAnsi="Times New Roman" w:cs="Times New Roman"/>
                <w:sz w:val="24"/>
                <w:szCs w:val="24"/>
              </w:rPr>
              <w:lastRenderedPageBreak/>
              <w:t xml:space="preserve">(а) выплаты, предложения выплаты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на иные неправомерные цели; </w:t>
            </w:r>
          </w:p>
          <w:p w14:paraId="67CE42AC" w14:textId="2D3F701B" w:rsidR="001E34EC" w:rsidRDefault="005D4E08" w:rsidP="005D4E08">
            <w:pPr>
              <w:jc w:val="both"/>
              <w:rPr>
                <w:rFonts w:ascii="Times New Roman" w:eastAsia="Times New Roman" w:hAnsi="Times New Roman" w:cs="Times New Roman"/>
                <w:sz w:val="24"/>
                <w:szCs w:val="24"/>
              </w:rPr>
            </w:pPr>
            <w:r w:rsidRPr="005E6667">
              <w:rPr>
                <w:rFonts w:ascii="Times New Roman" w:eastAsia="Times New Roman" w:hAnsi="Times New Roman" w:cs="Times New Roman"/>
                <w:sz w:val="24"/>
                <w:szCs w:val="24"/>
              </w:rPr>
              <w:t>(б) не осуществляют действия, квалифицируемые применимым для целей Договора законодательством, как дача/получение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14:paraId="5E83B5F3" w14:textId="77777777" w:rsidR="00F549AE" w:rsidRPr="00F549AE" w:rsidRDefault="00F549AE" w:rsidP="005D4E08">
            <w:pPr>
              <w:jc w:val="both"/>
              <w:rPr>
                <w:rFonts w:ascii="Times New Roman" w:eastAsia="Times New Roman" w:hAnsi="Times New Roman" w:cs="Times New Roman"/>
                <w:sz w:val="24"/>
                <w:szCs w:val="24"/>
              </w:rPr>
            </w:pPr>
          </w:p>
          <w:p w14:paraId="3BF1AB95" w14:textId="39CE74C8" w:rsidR="00C05D6A" w:rsidRPr="00CA1C2D" w:rsidRDefault="00C05D6A" w:rsidP="00E27439">
            <w:pPr>
              <w:keepNext/>
              <w:keepLines/>
              <w:tabs>
                <w:tab w:val="left" w:pos="426"/>
              </w:tabs>
              <w:jc w:val="center"/>
              <w:rPr>
                <w:rFonts w:ascii="Times New Roman" w:eastAsia="Times New Roman" w:hAnsi="Times New Roman" w:cs="Times New Roman"/>
                <w:b/>
                <w:sz w:val="24"/>
                <w:szCs w:val="24"/>
                <w:lang w:val="kk-KZ"/>
              </w:rPr>
            </w:pPr>
            <w:r w:rsidRPr="00CA1C2D">
              <w:rPr>
                <w:rFonts w:ascii="Times New Roman" w:eastAsia="Times New Roman" w:hAnsi="Times New Roman" w:cs="Times New Roman"/>
                <w:b/>
                <w:sz w:val="24"/>
                <w:szCs w:val="24"/>
                <w:lang w:val="kk-KZ"/>
              </w:rPr>
              <w:t>1</w:t>
            </w:r>
            <w:r w:rsidR="00F549AE" w:rsidRPr="00CA1C2D">
              <w:rPr>
                <w:rFonts w:ascii="Times New Roman" w:eastAsia="Times New Roman" w:hAnsi="Times New Roman" w:cs="Times New Roman"/>
                <w:b/>
                <w:sz w:val="24"/>
                <w:szCs w:val="24"/>
                <w:lang w:val="kk-KZ"/>
              </w:rPr>
              <w:t>3</w:t>
            </w:r>
            <w:r w:rsidRPr="00CA1C2D">
              <w:rPr>
                <w:rFonts w:ascii="Times New Roman" w:eastAsia="Times New Roman" w:hAnsi="Times New Roman" w:cs="Times New Roman"/>
                <w:b/>
                <w:sz w:val="24"/>
                <w:szCs w:val="24"/>
                <w:lang w:val="kk-KZ"/>
              </w:rPr>
              <w:t>. ДОПОЛНИТЕЛЬНЫЕ УСЛОВИЯ</w:t>
            </w:r>
          </w:p>
          <w:p w14:paraId="415046F9" w14:textId="67CCCA88" w:rsidR="00C05D6A" w:rsidRPr="005E6667" w:rsidRDefault="00B953C2" w:rsidP="00B953C2">
            <w:pPr>
              <w:tabs>
                <w:tab w:val="left" w:pos="63"/>
                <w:tab w:val="left" w:pos="601"/>
              </w:tabs>
              <w:jc w:val="both"/>
              <w:rPr>
                <w:rFonts w:ascii="Times New Roman" w:eastAsia="Times New Roman" w:hAnsi="Times New Roman" w:cs="Times New Roman"/>
                <w:sz w:val="24"/>
                <w:szCs w:val="24"/>
                <w:lang w:val="kk-KZ"/>
              </w:rPr>
            </w:pPr>
            <w:r w:rsidRPr="00CA1C2D">
              <w:rPr>
                <w:rFonts w:ascii="Times New Roman" w:eastAsia="Times New Roman" w:hAnsi="Times New Roman" w:cs="Times New Roman"/>
                <w:sz w:val="24"/>
                <w:szCs w:val="24"/>
                <w:lang w:val="kk-KZ"/>
              </w:rPr>
              <w:t>1</w:t>
            </w:r>
            <w:r w:rsidR="00F549AE" w:rsidRPr="00CA1C2D">
              <w:rPr>
                <w:rFonts w:ascii="Times New Roman" w:eastAsia="Times New Roman" w:hAnsi="Times New Roman" w:cs="Times New Roman"/>
                <w:sz w:val="24"/>
                <w:szCs w:val="24"/>
                <w:lang w:val="kk-KZ"/>
              </w:rPr>
              <w:t>3</w:t>
            </w:r>
            <w:r w:rsidRPr="00CA1C2D">
              <w:rPr>
                <w:rFonts w:ascii="Times New Roman" w:eastAsia="Times New Roman" w:hAnsi="Times New Roman" w:cs="Times New Roman"/>
                <w:sz w:val="24"/>
                <w:szCs w:val="24"/>
                <w:lang w:val="kk-KZ"/>
              </w:rPr>
              <w:t xml:space="preserve">.1. </w:t>
            </w:r>
            <w:r w:rsidR="00C05D6A" w:rsidRPr="00CA1C2D">
              <w:rPr>
                <w:rFonts w:ascii="Times New Roman" w:eastAsia="Times New Roman" w:hAnsi="Times New Roman" w:cs="Times New Roman"/>
                <w:sz w:val="24"/>
                <w:szCs w:val="24"/>
                <w:lang w:val="kk-KZ"/>
              </w:rPr>
              <w:t>Все извещения, уведомления, претензии и другие документы по настоящему Договору могут направляться Сторонами по почте, телеграммой, с курьером, по факсу, по электронной почте, за исключением случаев, когда</w:t>
            </w:r>
            <w:r w:rsidR="00C05D6A" w:rsidRPr="005E6667">
              <w:rPr>
                <w:rFonts w:ascii="Times New Roman" w:eastAsia="Times New Roman" w:hAnsi="Times New Roman" w:cs="Times New Roman"/>
                <w:sz w:val="24"/>
                <w:szCs w:val="24"/>
                <w:lang w:val="kk-KZ"/>
              </w:rPr>
              <w:t xml:space="preserve"> законодательство или обоснованный запрос Стороны содержит требование о предоставлении документов в определенной форме. Претензии о выплате штрафных санкций и уведомления о расторжении Договора направляются заказным письмом либо с курьером под роспись.</w:t>
            </w:r>
            <w:r w:rsidR="0056777A" w:rsidRPr="005E6667">
              <w:rPr>
                <w:rFonts w:ascii="Times New Roman" w:eastAsia="Times New Roman" w:hAnsi="Times New Roman" w:cs="Times New Roman"/>
                <w:sz w:val="24"/>
                <w:szCs w:val="24"/>
                <w:lang w:val="kk-KZ"/>
              </w:rPr>
              <w:t xml:space="preserve"> </w:t>
            </w:r>
            <w:r w:rsidR="00C05D6A" w:rsidRPr="005E6667">
              <w:rPr>
                <w:rFonts w:ascii="Times New Roman" w:eastAsia="Times New Roman" w:hAnsi="Times New Roman" w:cs="Times New Roman"/>
                <w:sz w:val="24"/>
                <w:szCs w:val="24"/>
                <w:lang w:val="kk-KZ"/>
              </w:rPr>
              <w:t xml:space="preserve">Заемщик подписанием настоящего Договора выражает согласие с тем, что обязательства Займодателя по надлежащему уведомлению Заемщика признаются исполненными, а Заемщик считается </w:t>
            </w:r>
            <w:r w:rsidR="00CF3865" w:rsidRPr="005E6667">
              <w:rPr>
                <w:rFonts w:ascii="Times New Roman" w:eastAsia="Times New Roman" w:hAnsi="Times New Roman" w:cs="Times New Roman"/>
                <w:sz w:val="24"/>
                <w:szCs w:val="24"/>
                <w:lang w:val="kk-KZ"/>
              </w:rPr>
              <w:t>надлежащим образом,</w:t>
            </w:r>
            <w:r w:rsidR="00C05D6A" w:rsidRPr="005E6667">
              <w:rPr>
                <w:rFonts w:ascii="Times New Roman" w:eastAsia="Times New Roman" w:hAnsi="Times New Roman" w:cs="Times New Roman"/>
                <w:sz w:val="24"/>
                <w:szCs w:val="24"/>
                <w:lang w:val="kk-KZ"/>
              </w:rPr>
              <w:t xml:space="preserve"> уведомленным при направлении всей корреспонденции (писем, уведомлений, в том числе о неисполнении обязательств, требований и т.д.) по адресу Заемщика, указанному в реквизитах настоящего Договора.</w:t>
            </w:r>
          </w:p>
          <w:p w14:paraId="3FBFA21D" w14:textId="50E87A83" w:rsidR="00C05D6A" w:rsidRPr="005E6667" w:rsidRDefault="00B953C2" w:rsidP="00B953C2">
            <w:pPr>
              <w:tabs>
                <w:tab w:val="left" w:pos="63"/>
                <w:tab w:val="left" w:pos="601"/>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1</w:t>
            </w:r>
            <w:r w:rsidR="00F549AE">
              <w:rPr>
                <w:rFonts w:ascii="Times New Roman" w:eastAsia="Times New Roman" w:hAnsi="Times New Roman" w:cs="Times New Roman"/>
                <w:sz w:val="24"/>
                <w:szCs w:val="24"/>
                <w:lang w:val="kk-KZ"/>
              </w:rPr>
              <w:t>3</w:t>
            </w:r>
            <w:r w:rsidRPr="005E6667">
              <w:rPr>
                <w:rFonts w:ascii="Times New Roman" w:eastAsia="Times New Roman" w:hAnsi="Times New Roman" w:cs="Times New Roman"/>
                <w:sz w:val="24"/>
                <w:szCs w:val="24"/>
                <w:lang w:val="kk-KZ"/>
              </w:rPr>
              <w:t xml:space="preserve">.2. </w:t>
            </w:r>
            <w:r w:rsidR="00C05D6A" w:rsidRPr="005E6667">
              <w:rPr>
                <w:rFonts w:ascii="Times New Roman" w:eastAsia="Times New Roman" w:hAnsi="Times New Roman" w:cs="Times New Roman"/>
                <w:sz w:val="24"/>
                <w:szCs w:val="24"/>
                <w:lang w:val="kk-KZ"/>
              </w:rPr>
              <w:t>При исполнении настоящего Договора Стороны руководствуются законодательством Республики Казахстан, если условиями настоящего Договора не предусмотрено иное.</w:t>
            </w:r>
          </w:p>
          <w:p w14:paraId="35BAFC57" w14:textId="785274C8" w:rsidR="00C05D6A" w:rsidRPr="005E6667" w:rsidRDefault="00B953C2" w:rsidP="00B953C2">
            <w:pPr>
              <w:tabs>
                <w:tab w:val="left" w:pos="63"/>
                <w:tab w:val="left" w:pos="601"/>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1</w:t>
            </w:r>
            <w:r w:rsidR="00F549AE">
              <w:rPr>
                <w:rFonts w:ascii="Times New Roman" w:eastAsia="Times New Roman" w:hAnsi="Times New Roman" w:cs="Times New Roman"/>
                <w:sz w:val="24"/>
                <w:szCs w:val="24"/>
                <w:lang w:val="kk-KZ"/>
              </w:rPr>
              <w:t>3</w:t>
            </w:r>
            <w:r w:rsidRPr="005E6667">
              <w:rPr>
                <w:rFonts w:ascii="Times New Roman" w:eastAsia="Times New Roman" w:hAnsi="Times New Roman" w:cs="Times New Roman"/>
                <w:sz w:val="24"/>
                <w:szCs w:val="24"/>
                <w:lang w:val="kk-KZ"/>
              </w:rPr>
              <w:t xml:space="preserve">.3. </w:t>
            </w:r>
            <w:r w:rsidR="00C05D6A" w:rsidRPr="005E6667">
              <w:rPr>
                <w:rFonts w:ascii="Times New Roman" w:eastAsia="Times New Roman" w:hAnsi="Times New Roman" w:cs="Times New Roman"/>
                <w:sz w:val="24"/>
                <w:szCs w:val="24"/>
                <w:lang w:val="kk-KZ"/>
              </w:rPr>
              <w:t>Условия настоящего Договора, могут быть изменены только по взаимному согласию Сторон, которые оформляются письменно дополнительным соглашением, за исключением случаев, предусмотренных настоящим Договором.</w:t>
            </w:r>
          </w:p>
          <w:p w14:paraId="616F6C39" w14:textId="3FEC81BC" w:rsidR="00C05D6A" w:rsidRPr="005E6667" w:rsidRDefault="00B953C2" w:rsidP="00B953C2">
            <w:pPr>
              <w:tabs>
                <w:tab w:val="left" w:pos="63"/>
                <w:tab w:val="left" w:pos="601"/>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1</w:t>
            </w:r>
            <w:r w:rsidR="00F549AE">
              <w:rPr>
                <w:rFonts w:ascii="Times New Roman" w:eastAsia="Times New Roman" w:hAnsi="Times New Roman" w:cs="Times New Roman"/>
                <w:sz w:val="24"/>
                <w:szCs w:val="24"/>
                <w:lang w:val="kk-KZ"/>
              </w:rPr>
              <w:t>3</w:t>
            </w:r>
            <w:r w:rsidRPr="005E6667">
              <w:rPr>
                <w:rFonts w:ascii="Times New Roman" w:eastAsia="Times New Roman" w:hAnsi="Times New Roman" w:cs="Times New Roman"/>
                <w:sz w:val="24"/>
                <w:szCs w:val="24"/>
                <w:lang w:val="kk-KZ"/>
              </w:rPr>
              <w:t>.4.</w:t>
            </w:r>
            <w:r w:rsidR="00C05D6A" w:rsidRPr="005E6667">
              <w:rPr>
                <w:rFonts w:ascii="Times New Roman" w:eastAsia="Times New Roman" w:hAnsi="Times New Roman" w:cs="Times New Roman"/>
                <w:sz w:val="24"/>
                <w:szCs w:val="24"/>
                <w:lang w:val="kk-KZ"/>
              </w:rPr>
              <w:t>Заемщик представил согласи</w:t>
            </w:r>
            <w:r w:rsidR="0016251F" w:rsidRPr="005E6667">
              <w:rPr>
                <w:rFonts w:ascii="Times New Roman" w:eastAsia="Times New Roman" w:hAnsi="Times New Roman" w:cs="Times New Roman"/>
                <w:sz w:val="24"/>
                <w:szCs w:val="24"/>
                <w:lang w:val="kk-KZ"/>
              </w:rPr>
              <w:t>е</w:t>
            </w:r>
            <w:r w:rsidR="00C05D6A" w:rsidRPr="005E6667">
              <w:rPr>
                <w:rFonts w:ascii="Times New Roman" w:eastAsia="Times New Roman" w:hAnsi="Times New Roman" w:cs="Times New Roman"/>
                <w:sz w:val="24"/>
                <w:szCs w:val="24"/>
                <w:lang w:val="kk-KZ"/>
              </w:rPr>
              <w:t xml:space="preserve"> на предоставление информации о нем в кредитные бюро, на выдачу кредитным бюро Займодателю</w:t>
            </w:r>
            <w:r w:rsidR="008E122E" w:rsidRPr="005E6667">
              <w:rPr>
                <w:rFonts w:ascii="Times New Roman" w:eastAsia="Times New Roman" w:hAnsi="Times New Roman" w:cs="Times New Roman"/>
                <w:sz w:val="24"/>
                <w:szCs w:val="24"/>
                <w:lang w:val="kk-KZ"/>
              </w:rPr>
              <w:t>, Поверенному (агенту)</w:t>
            </w:r>
            <w:r w:rsidR="00C05D6A" w:rsidRPr="005E6667">
              <w:rPr>
                <w:rFonts w:ascii="Times New Roman" w:eastAsia="Times New Roman" w:hAnsi="Times New Roman" w:cs="Times New Roman"/>
                <w:sz w:val="24"/>
                <w:szCs w:val="24"/>
                <w:lang w:val="kk-KZ"/>
              </w:rPr>
              <w:t xml:space="preserve"> кредитного отчета о нем, а также на предоставление информации о нем, сведений о выданном транше и всех сведений об </w:t>
            </w:r>
            <w:r w:rsidR="00C05D6A" w:rsidRPr="005E6667">
              <w:rPr>
                <w:rFonts w:ascii="Times New Roman" w:eastAsia="Times New Roman" w:hAnsi="Times New Roman" w:cs="Times New Roman"/>
                <w:sz w:val="24"/>
                <w:szCs w:val="24"/>
                <w:lang w:val="kk-KZ"/>
              </w:rPr>
              <w:lastRenderedPageBreak/>
              <w:t>исполнении обязательств по настоящему Договору государственным (в том числе правоохранительным) органам.</w:t>
            </w:r>
          </w:p>
          <w:p w14:paraId="0A979FA7" w14:textId="193BF95E" w:rsidR="00756158" w:rsidRPr="005E6667" w:rsidRDefault="00B953C2" w:rsidP="00B953C2">
            <w:pPr>
              <w:tabs>
                <w:tab w:val="left" w:pos="63"/>
                <w:tab w:val="left" w:pos="601"/>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1</w:t>
            </w:r>
            <w:r w:rsidR="00F549AE">
              <w:rPr>
                <w:rFonts w:ascii="Times New Roman" w:eastAsia="Times New Roman" w:hAnsi="Times New Roman" w:cs="Times New Roman"/>
                <w:sz w:val="24"/>
                <w:szCs w:val="24"/>
                <w:lang w:val="kk-KZ"/>
              </w:rPr>
              <w:t>3</w:t>
            </w:r>
            <w:r w:rsidRPr="005E6667">
              <w:rPr>
                <w:rFonts w:ascii="Times New Roman" w:eastAsia="Times New Roman" w:hAnsi="Times New Roman" w:cs="Times New Roman"/>
                <w:sz w:val="24"/>
                <w:szCs w:val="24"/>
                <w:lang w:val="kk-KZ"/>
              </w:rPr>
              <w:t>.5.</w:t>
            </w:r>
            <w:r w:rsidR="00C05D6A" w:rsidRPr="005E6667">
              <w:rPr>
                <w:rFonts w:ascii="Times New Roman" w:eastAsia="Times New Roman" w:hAnsi="Times New Roman" w:cs="Times New Roman"/>
                <w:sz w:val="24"/>
                <w:szCs w:val="24"/>
                <w:lang w:val="kk-KZ"/>
              </w:rPr>
              <w:t>Настоящий Договор составлен в 3 (трех) экземплярах, имеющих одинаковую юридическую силу, на казахском и русском языках, по одному для каждой из Сторон.</w:t>
            </w:r>
          </w:p>
          <w:p w14:paraId="22E2DE5F" w14:textId="1F3F3F23" w:rsidR="001E34EC" w:rsidRPr="005E6667" w:rsidRDefault="00C05D6A" w:rsidP="00E27439">
            <w:pPr>
              <w:tabs>
                <w:tab w:val="left" w:pos="63"/>
                <w:tab w:val="left" w:pos="601"/>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При возникновении разночтений положений настоящего Договора, Стороны будут руководствоваться текстом на русском языке.</w:t>
            </w:r>
          </w:p>
          <w:p w14:paraId="3577E585" w14:textId="7D55CE54" w:rsidR="00134BBB" w:rsidRDefault="00C05D6A" w:rsidP="00E27439">
            <w:pPr>
              <w:tabs>
                <w:tab w:val="left" w:pos="426"/>
              </w:tabs>
              <w:jc w:val="both"/>
              <w:rPr>
                <w:rFonts w:ascii="Times New Roman" w:eastAsia="Times New Roman" w:hAnsi="Times New Roman" w:cs="Times New Roman"/>
                <w:b/>
                <w:sz w:val="24"/>
                <w:szCs w:val="24"/>
                <w:lang w:val="kk-KZ"/>
              </w:rPr>
            </w:pPr>
            <w:r w:rsidRPr="005E6667">
              <w:rPr>
                <w:rFonts w:ascii="Times New Roman" w:eastAsia="Times New Roman" w:hAnsi="Times New Roman" w:cs="Times New Roman"/>
                <w:b/>
                <w:sz w:val="24"/>
                <w:szCs w:val="24"/>
                <w:lang w:val="kk-KZ"/>
              </w:rPr>
              <w:t>АДРЕСА И РЕКВИЗИТЫ СТОРОН:</w:t>
            </w:r>
          </w:p>
          <w:p w14:paraId="5FD95E2E" w14:textId="77777777" w:rsidR="009E5768" w:rsidRPr="005E6667" w:rsidRDefault="009E5768" w:rsidP="00E27439">
            <w:pPr>
              <w:tabs>
                <w:tab w:val="left" w:pos="426"/>
              </w:tabs>
              <w:jc w:val="both"/>
              <w:rPr>
                <w:rFonts w:ascii="Times New Roman" w:eastAsia="Times New Roman" w:hAnsi="Times New Roman" w:cs="Times New Roman"/>
                <w:b/>
                <w:sz w:val="24"/>
                <w:szCs w:val="24"/>
              </w:rPr>
            </w:pPr>
          </w:p>
          <w:tbl>
            <w:tblPr>
              <w:tblW w:w="5248" w:type="dxa"/>
              <w:tblInd w:w="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2"/>
              <w:gridCol w:w="3546"/>
            </w:tblGrid>
            <w:tr w:rsidR="005E6667" w:rsidRPr="005E6667" w14:paraId="7635312B" w14:textId="77777777" w:rsidTr="00B3041B">
              <w:trPr>
                <w:trHeight w:val="236"/>
              </w:trPr>
              <w:tc>
                <w:tcPr>
                  <w:tcW w:w="1702" w:type="dxa"/>
                  <w:tcBorders>
                    <w:bottom w:val="single" w:sz="4" w:space="0" w:color="auto"/>
                  </w:tcBorders>
                </w:tcPr>
                <w:p w14:paraId="6FAF7C82" w14:textId="77777777" w:rsidR="00C05D6A" w:rsidRPr="005E6667" w:rsidRDefault="00C05D6A" w:rsidP="00E27439">
                  <w:pPr>
                    <w:tabs>
                      <w:tab w:val="left" w:pos="426"/>
                    </w:tabs>
                    <w:spacing w:after="0" w:line="240" w:lineRule="auto"/>
                    <w:jc w:val="center"/>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Займодатель</w:t>
                  </w:r>
                </w:p>
                <w:p w14:paraId="3A488D80" w14:textId="77777777" w:rsidR="00C05D6A" w:rsidRPr="005E6667" w:rsidRDefault="00C05D6A" w:rsidP="00E27439">
                  <w:pPr>
                    <w:tabs>
                      <w:tab w:val="left" w:pos="426"/>
                    </w:tabs>
                    <w:spacing w:after="0" w:line="240" w:lineRule="auto"/>
                    <w:jc w:val="center"/>
                    <w:rPr>
                      <w:rFonts w:ascii="Times New Roman" w:eastAsia="Times New Roman" w:hAnsi="Times New Roman" w:cs="Times New Roman"/>
                      <w:sz w:val="24"/>
                      <w:szCs w:val="24"/>
                      <w:lang w:val="kk-KZ"/>
                    </w:rPr>
                  </w:pPr>
                </w:p>
              </w:tc>
              <w:tc>
                <w:tcPr>
                  <w:tcW w:w="3546" w:type="dxa"/>
                  <w:tcBorders>
                    <w:bottom w:val="single" w:sz="4" w:space="0" w:color="auto"/>
                  </w:tcBorders>
                </w:tcPr>
                <w:p w14:paraId="4E9C70EC" w14:textId="0EAF2FB0" w:rsidR="009B6949" w:rsidRPr="00B3041B" w:rsidRDefault="00B3041B" w:rsidP="00E27439">
                  <w:pPr>
                    <w:spacing w:after="0" w:line="240" w:lineRule="auto"/>
                    <w:contextualSpacing/>
                    <w:jc w:val="both"/>
                    <w:rPr>
                      <w:rFonts w:ascii="Times New Roman" w:eastAsia="Consolas" w:hAnsi="Times New Roman" w:cs="Times New Roman"/>
                      <w:bCs/>
                      <w:sz w:val="24"/>
                      <w:szCs w:val="24"/>
                      <w:lang w:eastAsia="en-US"/>
                    </w:rPr>
                  </w:pPr>
                  <w:r w:rsidRPr="00B3041B">
                    <w:rPr>
                      <w:rFonts w:ascii="Times New Roman" w:eastAsia="Consolas" w:hAnsi="Times New Roman" w:cs="Times New Roman"/>
                      <w:bCs/>
                      <w:sz w:val="24"/>
                      <w:szCs w:val="24"/>
                      <w:lang w:val="kk-KZ" w:eastAsia="en-US"/>
                    </w:rPr>
                    <w:t>Реквизиты</w:t>
                  </w:r>
                </w:p>
                <w:p w14:paraId="3A1C9963" w14:textId="3D71B794" w:rsidR="009B6949" w:rsidRPr="005E6667" w:rsidRDefault="009B6949" w:rsidP="00E27439">
                  <w:pPr>
                    <w:spacing w:after="0" w:line="240" w:lineRule="auto"/>
                    <w:contextualSpacing/>
                    <w:jc w:val="both"/>
                    <w:rPr>
                      <w:rFonts w:ascii="Times New Roman" w:eastAsia="Times New Roman" w:hAnsi="Times New Roman" w:cs="Times New Roman"/>
                      <w:sz w:val="24"/>
                      <w:szCs w:val="24"/>
                    </w:rPr>
                  </w:pPr>
                </w:p>
              </w:tc>
            </w:tr>
            <w:tr w:rsidR="005E6667" w:rsidRPr="009B465A" w14:paraId="52D8BFFD" w14:textId="77777777" w:rsidTr="00B3041B">
              <w:trPr>
                <w:trHeight w:val="236"/>
              </w:trPr>
              <w:tc>
                <w:tcPr>
                  <w:tcW w:w="1702" w:type="dxa"/>
                  <w:tcBorders>
                    <w:bottom w:val="single" w:sz="4" w:space="0" w:color="auto"/>
                  </w:tcBorders>
                </w:tcPr>
                <w:p w14:paraId="71AC4663" w14:textId="77777777" w:rsidR="00C05D6A" w:rsidRPr="005E6667" w:rsidRDefault="00C05D6A" w:rsidP="00E27439">
                  <w:pPr>
                    <w:tabs>
                      <w:tab w:val="left" w:pos="601"/>
                    </w:tabs>
                    <w:spacing w:after="0" w:line="240" w:lineRule="auto"/>
                    <w:ind w:right="-5"/>
                    <w:contextualSpacing/>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Поверенный (агент):</w:t>
                  </w:r>
                </w:p>
                <w:p w14:paraId="79154942" w14:textId="77777777" w:rsidR="00C05D6A" w:rsidRPr="005E6667" w:rsidRDefault="00C05D6A" w:rsidP="00E27439">
                  <w:pPr>
                    <w:tabs>
                      <w:tab w:val="left" w:pos="426"/>
                    </w:tabs>
                    <w:spacing w:after="0" w:line="240" w:lineRule="auto"/>
                    <w:jc w:val="center"/>
                    <w:rPr>
                      <w:rFonts w:ascii="Times New Roman" w:eastAsia="Times New Roman" w:hAnsi="Times New Roman" w:cs="Times New Roman"/>
                      <w:sz w:val="24"/>
                      <w:szCs w:val="24"/>
                      <w:lang w:val="kk-KZ"/>
                    </w:rPr>
                  </w:pPr>
                </w:p>
              </w:tc>
              <w:tc>
                <w:tcPr>
                  <w:tcW w:w="3546" w:type="dxa"/>
                  <w:tcBorders>
                    <w:bottom w:val="single" w:sz="4" w:space="0" w:color="auto"/>
                  </w:tcBorders>
                </w:tcPr>
                <w:p w14:paraId="2D66F0BF" w14:textId="77777777" w:rsidR="00B3041B" w:rsidRPr="00B3041B" w:rsidRDefault="00B3041B" w:rsidP="00B3041B">
                  <w:pPr>
                    <w:spacing w:after="0" w:line="240" w:lineRule="auto"/>
                    <w:contextualSpacing/>
                    <w:jc w:val="both"/>
                    <w:rPr>
                      <w:rFonts w:ascii="Times New Roman" w:eastAsia="Consolas" w:hAnsi="Times New Roman" w:cs="Times New Roman"/>
                      <w:bCs/>
                      <w:sz w:val="24"/>
                      <w:szCs w:val="24"/>
                      <w:lang w:eastAsia="en-US"/>
                    </w:rPr>
                  </w:pPr>
                  <w:r w:rsidRPr="00B3041B">
                    <w:rPr>
                      <w:rFonts w:ascii="Times New Roman" w:eastAsia="Consolas" w:hAnsi="Times New Roman" w:cs="Times New Roman"/>
                      <w:bCs/>
                      <w:sz w:val="24"/>
                      <w:szCs w:val="24"/>
                      <w:lang w:val="kk-KZ" w:eastAsia="en-US"/>
                    </w:rPr>
                    <w:t>Реквизиты</w:t>
                  </w:r>
                </w:p>
                <w:p w14:paraId="18A6D226" w14:textId="1C1A060D" w:rsidR="00AE7C66" w:rsidRPr="005E6667" w:rsidRDefault="00AE7C66" w:rsidP="00E27439">
                  <w:pPr>
                    <w:tabs>
                      <w:tab w:val="left" w:pos="34"/>
                    </w:tabs>
                    <w:spacing w:after="0" w:line="240" w:lineRule="auto"/>
                    <w:contextualSpacing/>
                    <w:jc w:val="both"/>
                    <w:rPr>
                      <w:rFonts w:ascii="Times New Roman" w:eastAsiaTheme="minorHAnsi" w:hAnsi="Times New Roman" w:cs="Times New Roman"/>
                      <w:iCs/>
                      <w:sz w:val="24"/>
                      <w:szCs w:val="24"/>
                      <w:lang w:val="kk-KZ" w:eastAsia="en-US"/>
                    </w:rPr>
                  </w:pPr>
                </w:p>
              </w:tc>
            </w:tr>
            <w:tr w:rsidR="005E6667" w:rsidRPr="005E6667" w14:paraId="752AC538" w14:textId="77777777" w:rsidTr="00B3041B">
              <w:trPr>
                <w:trHeight w:val="829"/>
              </w:trPr>
              <w:tc>
                <w:tcPr>
                  <w:tcW w:w="1702" w:type="dxa"/>
                  <w:tcBorders>
                    <w:top w:val="single" w:sz="4" w:space="0" w:color="auto"/>
                  </w:tcBorders>
                </w:tcPr>
                <w:p w14:paraId="604A31FD" w14:textId="3B01F673" w:rsidR="00C05D6A" w:rsidRPr="005E6667" w:rsidRDefault="00B3041B" w:rsidP="00B3041B">
                  <w:pPr>
                    <w:tabs>
                      <w:tab w:val="left" w:pos="426"/>
                    </w:tabs>
                    <w:spacing w:after="0" w:line="240" w:lineRule="auto"/>
                    <w:ind w:hanging="137"/>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 xml:space="preserve">  </w:t>
                  </w:r>
                  <w:r w:rsidR="00C05D6A" w:rsidRPr="005E6667">
                    <w:rPr>
                      <w:rFonts w:ascii="Times New Roman" w:eastAsia="Times New Roman" w:hAnsi="Times New Roman" w:cs="Times New Roman"/>
                      <w:sz w:val="24"/>
                      <w:szCs w:val="24"/>
                      <w:lang w:val="kk-KZ"/>
                    </w:rPr>
                    <w:t>Заемщик</w:t>
                  </w:r>
                </w:p>
              </w:tc>
              <w:tc>
                <w:tcPr>
                  <w:tcW w:w="3546" w:type="dxa"/>
                  <w:tcBorders>
                    <w:top w:val="single" w:sz="4" w:space="0" w:color="auto"/>
                  </w:tcBorders>
                </w:tcPr>
                <w:p w14:paraId="55586CDF" w14:textId="77777777" w:rsidR="00B3041B" w:rsidRPr="00B3041B" w:rsidRDefault="00B3041B" w:rsidP="00B3041B">
                  <w:pPr>
                    <w:spacing w:after="0" w:line="240" w:lineRule="auto"/>
                    <w:contextualSpacing/>
                    <w:jc w:val="both"/>
                    <w:rPr>
                      <w:rFonts w:ascii="Times New Roman" w:eastAsia="Consolas" w:hAnsi="Times New Roman" w:cs="Times New Roman"/>
                      <w:bCs/>
                      <w:sz w:val="24"/>
                      <w:szCs w:val="24"/>
                      <w:lang w:eastAsia="en-US"/>
                    </w:rPr>
                  </w:pPr>
                  <w:r w:rsidRPr="00B3041B">
                    <w:rPr>
                      <w:rFonts w:ascii="Times New Roman" w:eastAsia="Consolas" w:hAnsi="Times New Roman" w:cs="Times New Roman"/>
                      <w:bCs/>
                      <w:sz w:val="24"/>
                      <w:szCs w:val="24"/>
                      <w:lang w:val="kk-KZ" w:eastAsia="en-US"/>
                    </w:rPr>
                    <w:t>Реквизиты</w:t>
                  </w:r>
                </w:p>
                <w:p w14:paraId="06DD481C" w14:textId="51B0627D" w:rsidR="002C1DFA" w:rsidRPr="00B3041B" w:rsidRDefault="002C1DFA" w:rsidP="00E27439">
                  <w:pPr>
                    <w:spacing w:after="0" w:line="240" w:lineRule="auto"/>
                    <w:jc w:val="both"/>
                    <w:rPr>
                      <w:rFonts w:ascii="Times New Roman" w:eastAsiaTheme="minorHAnsi" w:hAnsi="Times New Roman" w:cs="Times New Roman"/>
                      <w:iCs/>
                      <w:sz w:val="24"/>
                      <w:szCs w:val="24"/>
                      <w:lang w:eastAsia="en-US"/>
                    </w:rPr>
                  </w:pPr>
                  <w:r w:rsidRPr="005E6667">
                    <w:rPr>
                      <w:rFonts w:ascii="Times New Roman" w:eastAsiaTheme="minorHAnsi" w:hAnsi="Times New Roman" w:cs="Times New Roman"/>
                      <w:iCs/>
                      <w:sz w:val="24"/>
                      <w:szCs w:val="24"/>
                      <w:lang w:val="kk-KZ" w:eastAsia="en-US"/>
                    </w:rPr>
                    <w:t xml:space="preserve">Эл.адрес: </w:t>
                  </w:r>
                  <w:r w:rsidR="00B3041B">
                    <w:rPr>
                      <w:rFonts w:ascii="Times New Roman" w:eastAsiaTheme="minorHAnsi" w:hAnsi="Times New Roman" w:cs="Times New Roman"/>
                      <w:iCs/>
                      <w:sz w:val="24"/>
                      <w:szCs w:val="24"/>
                      <w:lang w:eastAsia="en-US"/>
                    </w:rPr>
                    <w:t>__________</w:t>
                  </w:r>
                </w:p>
                <w:p w14:paraId="3593FCAE" w14:textId="07D72E8F" w:rsidR="00190AC1" w:rsidRPr="005E6667" w:rsidRDefault="007520B2" w:rsidP="00E27439">
                  <w:pPr>
                    <w:spacing w:after="0" w:line="240" w:lineRule="auto"/>
                    <w:jc w:val="both"/>
                    <w:rPr>
                      <w:rFonts w:ascii="Times New Roman" w:hAnsi="Times New Roman" w:cs="Times New Roman"/>
                      <w:sz w:val="24"/>
                      <w:szCs w:val="24"/>
                      <w:lang w:val="kk-KZ"/>
                    </w:rPr>
                  </w:pPr>
                  <w:r w:rsidRPr="005E6667">
                    <w:rPr>
                      <w:rFonts w:ascii="Times New Roman" w:hAnsi="Times New Roman" w:cs="Times New Roman"/>
                      <w:sz w:val="24"/>
                      <w:szCs w:val="24"/>
                    </w:rPr>
                    <w:t>Контактный номер:</w:t>
                  </w:r>
                  <w:r w:rsidR="00C63147" w:rsidRPr="005E6667">
                    <w:rPr>
                      <w:rFonts w:ascii="Times New Roman" w:hAnsi="Times New Roman" w:cs="Times New Roman"/>
                      <w:sz w:val="24"/>
                      <w:szCs w:val="24"/>
                      <w:lang w:val="kk-KZ"/>
                    </w:rPr>
                    <w:t xml:space="preserve"> </w:t>
                  </w:r>
                  <w:r w:rsidR="00B3041B">
                    <w:rPr>
                      <w:rFonts w:ascii="Times New Roman" w:hAnsi="Times New Roman" w:cs="Times New Roman"/>
                      <w:sz w:val="24"/>
                      <w:szCs w:val="24"/>
                      <w:lang w:val="kk-KZ"/>
                    </w:rPr>
                    <w:t>_______</w:t>
                  </w:r>
                </w:p>
                <w:p w14:paraId="1AA68EFA" w14:textId="77777777" w:rsidR="00FC79F0" w:rsidRPr="005E6667" w:rsidRDefault="00FC79F0" w:rsidP="00E27439">
                  <w:pPr>
                    <w:spacing w:after="0" w:line="240" w:lineRule="auto"/>
                    <w:jc w:val="both"/>
                    <w:rPr>
                      <w:rFonts w:ascii="Times New Roman" w:hAnsi="Times New Roman" w:cs="Times New Roman"/>
                      <w:sz w:val="24"/>
                      <w:szCs w:val="24"/>
                      <w:lang w:val="kk-KZ"/>
                    </w:rPr>
                  </w:pPr>
                </w:p>
                <w:p w14:paraId="65617EDE" w14:textId="5FCB0DD9" w:rsidR="001E34EC" w:rsidRPr="005E6667" w:rsidRDefault="00E46B45" w:rsidP="00E27439">
                  <w:pPr>
                    <w:spacing w:after="0" w:line="240" w:lineRule="auto"/>
                    <w:jc w:val="both"/>
                    <w:rPr>
                      <w:rFonts w:ascii="Times New Roman" w:hAnsi="Times New Roman" w:cs="Times New Roman"/>
                      <w:noProof/>
                      <w:sz w:val="24"/>
                      <w:szCs w:val="24"/>
                      <w:highlight w:val="yellow"/>
                    </w:rPr>
                  </w:pPr>
                  <w:r w:rsidRPr="005E6667">
                    <w:rPr>
                      <w:rFonts w:ascii="Times New Roman" w:hAnsi="Times New Roman" w:cs="Times New Roman"/>
                      <w:noProof/>
                      <w:sz w:val="24"/>
                      <w:szCs w:val="24"/>
                      <w:lang w:val="kk-KZ"/>
                    </w:rPr>
                    <w:t xml:space="preserve">ИИК: </w:t>
                  </w:r>
                  <w:r w:rsidR="00B3041B">
                    <w:rPr>
                      <w:rFonts w:ascii="Times New Roman" w:eastAsiaTheme="minorHAnsi" w:hAnsi="Times New Roman" w:cs="Times New Roman"/>
                      <w:iCs/>
                      <w:sz w:val="24"/>
                      <w:szCs w:val="24"/>
                      <w:lang w:eastAsia="en-US"/>
                    </w:rPr>
                    <w:t>__________</w:t>
                  </w:r>
                </w:p>
                <w:p w14:paraId="68CFE23F" w14:textId="77777777" w:rsidR="00B3041B" w:rsidRDefault="005E6667" w:rsidP="00E27439">
                  <w:pPr>
                    <w:tabs>
                      <w:tab w:val="left" w:pos="601"/>
                    </w:tabs>
                    <w:spacing w:after="0" w:line="240" w:lineRule="auto"/>
                    <w:ind w:right="-5"/>
                    <w:contextualSpacing/>
                    <w:jc w:val="both"/>
                    <w:rPr>
                      <w:rFonts w:ascii="Times New Roman" w:eastAsiaTheme="minorHAnsi" w:hAnsi="Times New Roman" w:cs="Times New Roman"/>
                      <w:iCs/>
                      <w:sz w:val="24"/>
                      <w:szCs w:val="24"/>
                      <w:lang w:eastAsia="en-US"/>
                    </w:rPr>
                  </w:pPr>
                  <w:r w:rsidRPr="005E6667">
                    <w:rPr>
                      <w:rFonts w:ascii="Times New Roman" w:eastAsiaTheme="minorHAnsi" w:hAnsi="Times New Roman" w:cs="Times New Roman"/>
                      <w:iCs/>
                      <w:sz w:val="24"/>
                      <w:szCs w:val="24"/>
                      <w:lang w:eastAsia="en-US"/>
                    </w:rPr>
                    <w:t xml:space="preserve">Банк: </w:t>
                  </w:r>
                  <w:r w:rsidR="00B3041B">
                    <w:rPr>
                      <w:rFonts w:ascii="Times New Roman" w:eastAsiaTheme="minorHAnsi" w:hAnsi="Times New Roman" w:cs="Times New Roman"/>
                      <w:iCs/>
                      <w:sz w:val="24"/>
                      <w:szCs w:val="24"/>
                      <w:lang w:eastAsia="en-US"/>
                    </w:rPr>
                    <w:t>__________</w:t>
                  </w:r>
                </w:p>
                <w:p w14:paraId="28D39141" w14:textId="77777777" w:rsidR="00FC79F0" w:rsidRDefault="005E6667" w:rsidP="00E27439">
                  <w:pPr>
                    <w:tabs>
                      <w:tab w:val="left" w:pos="601"/>
                    </w:tabs>
                    <w:spacing w:after="0" w:line="240" w:lineRule="auto"/>
                    <w:ind w:right="-5"/>
                    <w:contextualSpacing/>
                    <w:jc w:val="both"/>
                    <w:rPr>
                      <w:rFonts w:ascii="Times New Roman" w:eastAsiaTheme="minorHAnsi" w:hAnsi="Times New Roman" w:cs="Times New Roman"/>
                      <w:iCs/>
                      <w:sz w:val="24"/>
                      <w:szCs w:val="24"/>
                      <w:lang w:eastAsia="en-US"/>
                    </w:rPr>
                  </w:pPr>
                  <w:r w:rsidRPr="005E6667">
                    <w:rPr>
                      <w:rFonts w:ascii="Times New Roman" w:eastAsiaTheme="minorHAnsi" w:hAnsi="Times New Roman" w:cs="Times New Roman"/>
                      <w:iCs/>
                      <w:sz w:val="24"/>
                      <w:szCs w:val="24"/>
                      <w:lang w:eastAsia="en-US"/>
                    </w:rPr>
                    <w:t xml:space="preserve">БИК: </w:t>
                  </w:r>
                  <w:r w:rsidR="00B3041B">
                    <w:rPr>
                      <w:rFonts w:ascii="Times New Roman" w:eastAsiaTheme="minorHAnsi" w:hAnsi="Times New Roman" w:cs="Times New Roman"/>
                      <w:iCs/>
                      <w:sz w:val="24"/>
                      <w:szCs w:val="24"/>
                      <w:lang w:eastAsia="en-US"/>
                    </w:rPr>
                    <w:t>__________</w:t>
                  </w:r>
                </w:p>
                <w:p w14:paraId="196C9207" w14:textId="72DECF9E" w:rsidR="00B3041B" w:rsidRPr="005E6667" w:rsidRDefault="00B3041B" w:rsidP="00E27439">
                  <w:pPr>
                    <w:tabs>
                      <w:tab w:val="left" w:pos="601"/>
                    </w:tabs>
                    <w:spacing w:after="0" w:line="240" w:lineRule="auto"/>
                    <w:ind w:right="-5"/>
                    <w:contextualSpacing/>
                    <w:jc w:val="both"/>
                    <w:rPr>
                      <w:rFonts w:ascii="Times New Roman" w:eastAsiaTheme="minorHAnsi" w:hAnsi="Times New Roman" w:cs="Times New Roman"/>
                      <w:bCs/>
                      <w:iCs/>
                      <w:sz w:val="24"/>
                      <w:szCs w:val="24"/>
                      <w:lang w:val="en-US" w:eastAsia="en-US"/>
                    </w:rPr>
                  </w:pPr>
                </w:p>
              </w:tc>
            </w:tr>
          </w:tbl>
          <w:p w14:paraId="04DCFBC5" w14:textId="77777777" w:rsidR="00C05D6A" w:rsidRPr="005E6667" w:rsidRDefault="00C05D6A" w:rsidP="00E27439">
            <w:pPr>
              <w:rPr>
                <w:rFonts w:ascii="Times New Roman" w:eastAsia="Times New Roman" w:hAnsi="Times New Roman" w:cs="Times New Roman"/>
                <w:sz w:val="24"/>
                <w:szCs w:val="24"/>
                <w:lang w:val="kk-KZ"/>
              </w:rPr>
            </w:pPr>
          </w:p>
        </w:tc>
      </w:tr>
    </w:tbl>
    <w:p w14:paraId="6C281D09" w14:textId="77777777" w:rsidR="0047318B" w:rsidRPr="005E6667" w:rsidRDefault="0047318B" w:rsidP="001E2021">
      <w:pPr>
        <w:spacing w:after="0" w:line="240" w:lineRule="auto"/>
        <w:rPr>
          <w:rFonts w:ascii="Times New Roman" w:eastAsia="Times New Roman" w:hAnsi="Times New Roman" w:cs="Times New Roman"/>
          <w:b/>
          <w:sz w:val="24"/>
          <w:szCs w:val="24"/>
          <w:lang w:val="kk-KZ"/>
        </w:rPr>
      </w:pPr>
    </w:p>
    <w:p w14:paraId="43C28E1A" w14:textId="46742797" w:rsidR="00C05D6A" w:rsidRPr="00CA1C2D" w:rsidRDefault="00C05D6A" w:rsidP="00E63106">
      <w:pPr>
        <w:pStyle w:val="ac"/>
        <w:numPr>
          <w:ilvl w:val="0"/>
          <w:numId w:val="38"/>
        </w:numPr>
        <w:spacing w:after="0" w:line="240" w:lineRule="auto"/>
        <w:jc w:val="center"/>
        <w:rPr>
          <w:rFonts w:ascii="Times New Roman" w:eastAsia="Times New Roman" w:hAnsi="Times New Roman" w:cs="Times New Roman"/>
          <w:b/>
          <w:bCs/>
          <w:sz w:val="24"/>
          <w:szCs w:val="24"/>
        </w:rPr>
      </w:pPr>
      <w:r w:rsidRPr="00CA1C2D">
        <w:rPr>
          <w:rFonts w:ascii="Times New Roman" w:eastAsia="Times New Roman" w:hAnsi="Times New Roman" w:cs="Times New Roman"/>
          <w:b/>
          <w:bCs/>
          <w:sz w:val="24"/>
          <w:szCs w:val="24"/>
        </w:rPr>
        <w:t>ТАРАПТАРДЫҢ ҚОЛДАРЫ / ПОДПИСИ СТОРОН</w:t>
      </w:r>
    </w:p>
    <w:p w14:paraId="547D81F4" w14:textId="6271D800" w:rsidR="00375552" w:rsidRPr="005E6667" w:rsidRDefault="00375552" w:rsidP="00C05D6A">
      <w:pPr>
        <w:spacing w:after="0" w:line="240" w:lineRule="auto"/>
        <w:jc w:val="center"/>
        <w:rPr>
          <w:rFonts w:ascii="Times New Roman" w:eastAsia="Times New Roman" w:hAnsi="Times New Roman" w:cs="Times New Roman"/>
          <w:sz w:val="24"/>
          <w:szCs w:val="24"/>
        </w:rPr>
      </w:pPr>
    </w:p>
    <w:p w14:paraId="44785669" w14:textId="77777777" w:rsidR="0047318B" w:rsidRPr="005E6667" w:rsidRDefault="0047318B" w:rsidP="00C05D6A">
      <w:pPr>
        <w:spacing w:after="0" w:line="240" w:lineRule="auto"/>
        <w:jc w:val="center"/>
        <w:rPr>
          <w:rFonts w:ascii="Times New Roman" w:eastAsia="Times New Roman" w:hAnsi="Times New Roman" w:cs="Times New Roman"/>
          <w:sz w:val="24"/>
          <w:szCs w:val="24"/>
        </w:rPr>
      </w:pPr>
    </w:p>
    <w:p w14:paraId="74F63E84" w14:textId="705A27E7" w:rsidR="003D04BA" w:rsidRPr="005E6667" w:rsidRDefault="003D04BA" w:rsidP="003D04BA">
      <w:pPr>
        <w:tabs>
          <w:tab w:val="left" w:pos="426"/>
        </w:tabs>
        <w:spacing w:after="0" w:line="240" w:lineRule="auto"/>
        <w:rPr>
          <w:rFonts w:ascii="Times New Roman" w:eastAsia="Times New Roman" w:hAnsi="Times New Roman" w:cs="Times New Roman"/>
          <w:i/>
          <w:sz w:val="24"/>
          <w:szCs w:val="24"/>
          <w:lang w:val="kk-KZ"/>
        </w:rPr>
      </w:pPr>
      <w:proofErr w:type="spellStart"/>
      <w:r w:rsidRPr="005E6667">
        <w:rPr>
          <w:rFonts w:ascii="Times New Roman" w:eastAsia="Times New Roman" w:hAnsi="Times New Roman" w:cs="Times New Roman"/>
          <w:b/>
          <w:sz w:val="24"/>
          <w:szCs w:val="24"/>
        </w:rPr>
        <w:t>Қарызберуші</w:t>
      </w:r>
      <w:proofErr w:type="spellEnd"/>
      <w:r w:rsidRPr="005E6667">
        <w:rPr>
          <w:rFonts w:ascii="Times New Roman" w:eastAsia="Times New Roman" w:hAnsi="Times New Roman" w:cs="Times New Roman"/>
          <w:b/>
          <w:sz w:val="24"/>
          <w:szCs w:val="24"/>
          <w:lang w:val="kk-KZ"/>
        </w:rPr>
        <w:t>/Займодатель</w:t>
      </w:r>
      <w:r w:rsidRPr="005E6667">
        <w:rPr>
          <w:rFonts w:ascii="Times New Roman" w:eastAsia="Times New Roman" w:hAnsi="Times New Roman" w:cs="Times New Roman"/>
          <w:b/>
          <w:sz w:val="24"/>
          <w:szCs w:val="24"/>
        </w:rPr>
        <w:tab/>
        <w:t>_________________  </w:t>
      </w:r>
      <w:r w:rsidRPr="005E6667">
        <w:rPr>
          <w:rFonts w:ascii="Times New Roman" w:eastAsia="Times New Roman" w:hAnsi="Times New Roman" w:cs="Times New Roman"/>
          <w:i/>
          <w:sz w:val="24"/>
          <w:szCs w:val="24"/>
        </w:rPr>
        <w:t xml:space="preserve"> / </w:t>
      </w:r>
      <w:r w:rsidR="00E75599">
        <w:rPr>
          <w:rFonts w:ascii="Times New Roman" w:eastAsiaTheme="minorHAnsi" w:hAnsi="Times New Roman" w:cs="Times New Roman"/>
          <w:iCs/>
          <w:sz w:val="24"/>
          <w:szCs w:val="24"/>
          <w:lang w:eastAsia="en-US"/>
        </w:rPr>
        <w:t>__________</w:t>
      </w:r>
    </w:p>
    <w:p w14:paraId="114EE11B" w14:textId="0DE5BAC5" w:rsidR="001042A3" w:rsidRPr="005E6667" w:rsidRDefault="003D04BA" w:rsidP="003D04BA">
      <w:pPr>
        <w:spacing w:after="0" w:line="240" w:lineRule="auto"/>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rPr>
        <w:tab/>
      </w:r>
      <w:r w:rsidRPr="005E6667">
        <w:rPr>
          <w:rFonts w:ascii="Times New Roman" w:eastAsia="Times New Roman" w:hAnsi="Times New Roman" w:cs="Times New Roman"/>
          <w:sz w:val="24"/>
          <w:szCs w:val="24"/>
        </w:rPr>
        <w:tab/>
      </w:r>
      <w:r w:rsidRPr="005E6667">
        <w:rPr>
          <w:rFonts w:ascii="Times New Roman" w:eastAsia="Times New Roman" w:hAnsi="Times New Roman" w:cs="Times New Roman"/>
          <w:sz w:val="24"/>
          <w:szCs w:val="24"/>
        </w:rPr>
        <w:tab/>
      </w:r>
      <w:r w:rsidRPr="005E6667">
        <w:rPr>
          <w:rFonts w:ascii="Times New Roman" w:eastAsia="Times New Roman" w:hAnsi="Times New Roman" w:cs="Times New Roman"/>
          <w:sz w:val="24"/>
          <w:szCs w:val="24"/>
        </w:rPr>
        <w:tab/>
      </w:r>
      <w:r w:rsidRPr="005E6667">
        <w:rPr>
          <w:rFonts w:ascii="Times New Roman" w:eastAsia="Times New Roman" w:hAnsi="Times New Roman" w:cs="Times New Roman"/>
          <w:sz w:val="24"/>
          <w:szCs w:val="24"/>
          <w:lang w:val="kk-KZ"/>
        </w:rPr>
        <w:t xml:space="preserve">                   М.О. / М.П.</w:t>
      </w:r>
    </w:p>
    <w:p w14:paraId="413AD2D6" w14:textId="77777777" w:rsidR="001E34EC" w:rsidRPr="005E6667" w:rsidRDefault="001E34EC" w:rsidP="003D04BA">
      <w:pPr>
        <w:spacing w:after="0" w:line="240" w:lineRule="auto"/>
        <w:rPr>
          <w:rFonts w:ascii="Times New Roman" w:eastAsia="Times New Roman" w:hAnsi="Times New Roman" w:cs="Times New Roman"/>
          <w:sz w:val="24"/>
          <w:szCs w:val="24"/>
          <w:lang w:val="kk-KZ"/>
        </w:rPr>
      </w:pPr>
    </w:p>
    <w:p w14:paraId="6D28B768" w14:textId="6CF2AB10" w:rsidR="007F3EAE" w:rsidRPr="005E6667" w:rsidRDefault="007F3EAE" w:rsidP="003D04BA">
      <w:pPr>
        <w:spacing w:after="0" w:line="240" w:lineRule="auto"/>
        <w:rPr>
          <w:rFonts w:ascii="Times New Roman" w:eastAsia="Times New Roman" w:hAnsi="Times New Roman" w:cs="Times New Roman"/>
          <w:sz w:val="24"/>
          <w:szCs w:val="24"/>
          <w:lang w:val="kk-KZ"/>
        </w:rPr>
      </w:pPr>
    </w:p>
    <w:p w14:paraId="26E9BA5F" w14:textId="4D661290" w:rsidR="00551718" w:rsidRPr="005E6667" w:rsidRDefault="00551718" w:rsidP="003D04BA">
      <w:pPr>
        <w:spacing w:after="0" w:line="240" w:lineRule="auto"/>
        <w:rPr>
          <w:rFonts w:ascii="Times New Roman" w:eastAsia="Times New Roman" w:hAnsi="Times New Roman" w:cs="Times New Roman"/>
          <w:sz w:val="24"/>
          <w:szCs w:val="24"/>
          <w:lang w:val="kk-KZ"/>
        </w:rPr>
      </w:pPr>
    </w:p>
    <w:p w14:paraId="451C060C" w14:textId="634A28B1" w:rsidR="003D04BA" w:rsidRPr="005E6667" w:rsidRDefault="003D04BA" w:rsidP="003D04BA">
      <w:pPr>
        <w:tabs>
          <w:tab w:val="left" w:pos="601"/>
        </w:tabs>
        <w:spacing w:after="0" w:line="240" w:lineRule="auto"/>
        <w:ind w:right="-5"/>
        <w:contextualSpacing/>
        <w:jc w:val="both"/>
        <w:rPr>
          <w:rFonts w:ascii="Times New Roman" w:eastAsiaTheme="minorHAnsi" w:hAnsi="Times New Roman" w:cs="Times New Roman"/>
          <w:b/>
          <w:sz w:val="24"/>
          <w:szCs w:val="24"/>
          <w:lang w:val="kk-KZ" w:eastAsia="en-US"/>
        </w:rPr>
      </w:pPr>
      <w:r w:rsidRPr="005E6667">
        <w:rPr>
          <w:rFonts w:ascii="Times New Roman" w:eastAsiaTheme="minorHAnsi" w:hAnsi="Times New Roman" w:cs="Times New Roman"/>
          <w:b/>
          <w:sz w:val="24"/>
          <w:szCs w:val="24"/>
          <w:lang w:val="kk-KZ" w:eastAsia="en-US"/>
        </w:rPr>
        <w:t xml:space="preserve">Сенім білдірілген өкіл/ Поверенный (агент)  _________________/ </w:t>
      </w:r>
      <w:r w:rsidR="00E75599">
        <w:rPr>
          <w:rFonts w:ascii="Times New Roman" w:eastAsiaTheme="minorHAnsi" w:hAnsi="Times New Roman" w:cs="Times New Roman"/>
          <w:iCs/>
          <w:sz w:val="24"/>
          <w:szCs w:val="24"/>
          <w:lang w:eastAsia="en-US"/>
        </w:rPr>
        <w:t>__________</w:t>
      </w:r>
    </w:p>
    <w:p w14:paraId="5F20DDF0" w14:textId="056ED464" w:rsidR="003D04BA" w:rsidRPr="005E6667" w:rsidRDefault="00F32B2B" w:rsidP="003D04BA">
      <w:pPr>
        <w:spacing w:after="0" w:line="240" w:lineRule="auto"/>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                                                                                         </w:t>
      </w:r>
      <w:r w:rsidR="003D04BA" w:rsidRPr="005E6667">
        <w:rPr>
          <w:rFonts w:ascii="Times New Roman" w:eastAsia="Times New Roman" w:hAnsi="Times New Roman" w:cs="Times New Roman"/>
          <w:sz w:val="24"/>
          <w:szCs w:val="24"/>
          <w:lang w:val="kk-KZ"/>
        </w:rPr>
        <w:t>М.О. / М.П.</w:t>
      </w:r>
    </w:p>
    <w:p w14:paraId="6BA7E21F" w14:textId="08B72939" w:rsidR="001F7F64" w:rsidRPr="005E6667" w:rsidRDefault="001F7F64" w:rsidP="003D04BA">
      <w:pPr>
        <w:spacing w:after="0" w:line="240" w:lineRule="auto"/>
        <w:rPr>
          <w:rFonts w:ascii="Times New Roman" w:eastAsia="Times New Roman" w:hAnsi="Times New Roman" w:cs="Times New Roman"/>
          <w:sz w:val="24"/>
          <w:szCs w:val="24"/>
          <w:lang w:val="kk-KZ"/>
        </w:rPr>
      </w:pPr>
    </w:p>
    <w:p w14:paraId="75B51C23" w14:textId="77777777" w:rsidR="001E34EC" w:rsidRPr="005E6667" w:rsidRDefault="001E34EC" w:rsidP="003D04BA">
      <w:pPr>
        <w:spacing w:after="0" w:line="240" w:lineRule="auto"/>
        <w:rPr>
          <w:rFonts w:ascii="Times New Roman" w:eastAsia="Times New Roman" w:hAnsi="Times New Roman" w:cs="Times New Roman"/>
          <w:sz w:val="24"/>
          <w:szCs w:val="24"/>
          <w:lang w:val="kk-KZ"/>
        </w:rPr>
      </w:pPr>
    </w:p>
    <w:p w14:paraId="6AFD3708" w14:textId="6DEF52DE" w:rsidR="00A43C8C" w:rsidRPr="005E6667" w:rsidRDefault="00A43C8C" w:rsidP="003D04BA">
      <w:pPr>
        <w:spacing w:after="0" w:line="240" w:lineRule="auto"/>
        <w:rPr>
          <w:rFonts w:ascii="Times New Roman" w:eastAsia="Times New Roman" w:hAnsi="Times New Roman" w:cs="Times New Roman"/>
          <w:sz w:val="24"/>
          <w:szCs w:val="24"/>
          <w:lang w:val="kk-KZ"/>
        </w:rPr>
      </w:pPr>
    </w:p>
    <w:p w14:paraId="54CD8391" w14:textId="7DB42D37" w:rsidR="00185821" w:rsidRDefault="003D04BA" w:rsidP="00185821">
      <w:pPr>
        <w:adjustRightInd w:val="0"/>
        <w:ind w:left="34"/>
        <w:jc w:val="both"/>
        <w:rPr>
          <w:rFonts w:ascii="Times New Roman" w:eastAsiaTheme="minorHAnsi" w:hAnsi="Times New Roman" w:cs="Times New Roman"/>
          <w:iCs/>
          <w:sz w:val="24"/>
          <w:szCs w:val="24"/>
          <w:lang w:val="kk-KZ" w:eastAsia="en-US"/>
        </w:rPr>
      </w:pPr>
      <w:r w:rsidRPr="005E6667">
        <w:rPr>
          <w:rFonts w:ascii="Times New Roman" w:eastAsia="Times New Roman" w:hAnsi="Times New Roman" w:cs="Times New Roman"/>
          <w:b/>
          <w:sz w:val="24"/>
          <w:szCs w:val="24"/>
          <w:lang w:val="kk-KZ"/>
        </w:rPr>
        <w:t xml:space="preserve">Қарыз алушы/Заемщик  </w:t>
      </w:r>
      <w:r w:rsidRPr="005E6667">
        <w:rPr>
          <w:rFonts w:ascii="Times New Roman" w:eastAsia="Times New Roman" w:hAnsi="Times New Roman" w:cs="Times New Roman"/>
          <w:sz w:val="24"/>
          <w:szCs w:val="24"/>
          <w:lang w:val="kk-KZ"/>
        </w:rPr>
        <w:t>_________  /</w:t>
      </w:r>
      <w:r w:rsidRPr="005E6667">
        <w:rPr>
          <w:rFonts w:ascii="Times New Roman" w:hAnsi="Times New Roman" w:cs="Times New Roman"/>
          <w:b/>
          <w:sz w:val="24"/>
          <w:szCs w:val="24"/>
          <w:lang w:val="kk-KZ"/>
        </w:rPr>
        <w:t xml:space="preserve"> </w:t>
      </w:r>
      <w:r w:rsidR="00F549AE" w:rsidRPr="00EF22CE">
        <w:rPr>
          <w:rFonts w:ascii="Times New Roman" w:eastAsia="Calibri" w:hAnsi="Times New Roman" w:cs="Times New Roman"/>
          <w:b/>
          <w:bCs/>
          <w:iCs/>
          <w:sz w:val="24"/>
          <w:szCs w:val="24"/>
          <w:lang w:val="kk-KZ"/>
        </w:rPr>
        <w:t>А</w:t>
      </w:r>
      <w:r w:rsidR="00F549AE" w:rsidRPr="00217CB7">
        <w:rPr>
          <w:rFonts w:ascii="Times New Roman" w:hAnsi="Times New Roman" w:cs="Times New Roman"/>
          <w:b/>
          <w:bCs/>
          <w:color w:val="000000"/>
          <w:sz w:val="24"/>
          <w:szCs w:val="24"/>
          <w:lang w:val="kk-KZ"/>
        </w:rPr>
        <w:t>ШӨК/СПК</w:t>
      </w:r>
      <w:r w:rsidR="00F549AE" w:rsidRPr="00217CB7">
        <w:rPr>
          <w:rFonts w:ascii="Times New Roman" w:hAnsi="Times New Roman" w:cs="Times New Roman"/>
          <w:b/>
          <w:color w:val="000000"/>
          <w:sz w:val="24"/>
          <w:szCs w:val="24"/>
          <w:lang w:val="kk-KZ"/>
        </w:rPr>
        <w:t xml:space="preserve"> </w:t>
      </w:r>
      <w:r w:rsidR="00607818" w:rsidRPr="005E6667">
        <w:rPr>
          <w:rFonts w:ascii="Times New Roman" w:hAnsi="Times New Roman" w:cs="Times New Roman"/>
          <w:b/>
          <w:sz w:val="24"/>
          <w:szCs w:val="24"/>
          <w:lang w:val="kk-KZ"/>
        </w:rPr>
        <w:t>«</w:t>
      </w:r>
      <w:r w:rsidR="00E75599" w:rsidRPr="00E75599">
        <w:rPr>
          <w:rFonts w:ascii="Times New Roman" w:eastAsiaTheme="minorHAnsi" w:hAnsi="Times New Roman" w:cs="Times New Roman"/>
          <w:iCs/>
          <w:sz w:val="24"/>
          <w:szCs w:val="24"/>
          <w:lang w:val="kk-KZ" w:eastAsia="en-US"/>
        </w:rPr>
        <w:t>__________</w:t>
      </w:r>
      <w:r w:rsidR="00A26687" w:rsidRPr="005E6667">
        <w:rPr>
          <w:rFonts w:ascii="Times New Roman" w:hAnsi="Times New Roman" w:cs="Times New Roman"/>
          <w:b/>
          <w:bCs/>
          <w:sz w:val="24"/>
          <w:szCs w:val="24"/>
          <w:lang w:val="kk-KZ"/>
        </w:rPr>
        <w:t xml:space="preserve">» </w:t>
      </w:r>
      <w:r w:rsidR="00E75599" w:rsidRPr="00E75599">
        <w:rPr>
          <w:rFonts w:ascii="Times New Roman" w:eastAsiaTheme="minorHAnsi" w:hAnsi="Times New Roman" w:cs="Times New Roman"/>
          <w:iCs/>
          <w:sz w:val="24"/>
          <w:szCs w:val="24"/>
          <w:lang w:val="kk-KZ" w:eastAsia="en-US"/>
        </w:rPr>
        <w:t>__________</w:t>
      </w:r>
    </w:p>
    <w:p w14:paraId="7E850EBD" w14:textId="77777777" w:rsidR="00F549AE" w:rsidRPr="005E6667" w:rsidRDefault="00F549AE" w:rsidP="00185821">
      <w:pPr>
        <w:adjustRightInd w:val="0"/>
        <w:ind w:left="34"/>
        <w:jc w:val="both"/>
        <w:rPr>
          <w:rFonts w:ascii="Times New Roman" w:hAnsi="Times New Roman" w:cs="Times New Roman"/>
          <w:b/>
          <w:bCs/>
          <w:sz w:val="24"/>
          <w:szCs w:val="24"/>
          <w:lang w:val="kk-KZ"/>
        </w:rPr>
      </w:pPr>
    </w:p>
    <w:p w14:paraId="753A6725" w14:textId="6B47F88A" w:rsidR="00F42319" w:rsidRPr="00F42319" w:rsidRDefault="00F42319" w:rsidP="00F42319">
      <w:pPr>
        <w:spacing w:after="0" w:line="240" w:lineRule="auto"/>
        <w:contextualSpacing/>
        <w:jc w:val="both"/>
        <w:rPr>
          <w:rFonts w:ascii="Times New Roman" w:eastAsia="Times New Roman" w:hAnsi="Times New Roman" w:cs="Times New Roman"/>
          <w:i/>
          <w:sz w:val="24"/>
          <w:szCs w:val="24"/>
          <w:lang w:val="kk-KZ"/>
        </w:rPr>
      </w:pPr>
      <w:r w:rsidRPr="00F42319">
        <w:rPr>
          <w:rFonts w:ascii="Times New Roman" w:eastAsia="Times New Roman" w:hAnsi="Times New Roman" w:cs="Times New Roman"/>
          <w:i/>
          <w:sz w:val="24"/>
          <w:szCs w:val="24"/>
          <w:lang w:val="kk-KZ"/>
        </w:rPr>
        <w:t xml:space="preserve">Осы </w:t>
      </w:r>
      <w:r>
        <w:rPr>
          <w:rFonts w:ascii="Times New Roman" w:eastAsia="Times New Roman" w:hAnsi="Times New Roman" w:cs="Times New Roman"/>
          <w:i/>
          <w:sz w:val="24"/>
          <w:szCs w:val="24"/>
          <w:lang w:val="kk-KZ"/>
        </w:rPr>
        <w:t>несие</w:t>
      </w:r>
      <w:r w:rsidRPr="00F42319">
        <w:rPr>
          <w:rFonts w:ascii="Times New Roman" w:eastAsia="Times New Roman" w:hAnsi="Times New Roman" w:cs="Times New Roman"/>
          <w:i/>
          <w:sz w:val="24"/>
          <w:szCs w:val="24"/>
          <w:lang w:val="kk-KZ"/>
        </w:rPr>
        <w:t xml:space="preserve"> </w:t>
      </w:r>
      <w:r w:rsidR="00E63106">
        <w:rPr>
          <w:rFonts w:ascii="Times New Roman" w:eastAsia="Times New Roman" w:hAnsi="Times New Roman" w:cs="Times New Roman"/>
          <w:i/>
          <w:sz w:val="24"/>
          <w:szCs w:val="24"/>
          <w:lang w:val="kk-KZ"/>
        </w:rPr>
        <w:t>ұсыну</w:t>
      </w:r>
      <w:r w:rsidRPr="00F42319">
        <w:rPr>
          <w:rFonts w:ascii="Times New Roman" w:eastAsia="Times New Roman" w:hAnsi="Times New Roman" w:cs="Times New Roman"/>
          <w:i/>
          <w:sz w:val="24"/>
          <w:szCs w:val="24"/>
          <w:lang w:val="kk-KZ"/>
        </w:rPr>
        <w:t xml:space="preserve"> туралы шарттың талаптарымен толық таныстым және келісемін.</w:t>
      </w:r>
    </w:p>
    <w:p w14:paraId="5C93DB12" w14:textId="77777777" w:rsidR="00F42319" w:rsidRPr="00F42319" w:rsidRDefault="00F42319" w:rsidP="00F42319">
      <w:pPr>
        <w:spacing w:after="0" w:line="240" w:lineRule="auto"/>
        <w:contextualSpacing/>
        <w:jc w:val="both"/>
        <w:rPr>
          <w:rFonts w:ascii="Times New Roman" w:eastAsia="Times New Roman" w:hAnsi="Times New Roman" w:cs="Times New Roman"/>
          <w:i/>
          <w:sz w:val="24"/>
          <w:szCs w:val="24"/>
          <w:lang w:val="kk-KZ"/>
        </w:rPr>
      </w:pPr>
    </w:p>
    <w:p w14:paraId="1866188A" w14:textId="6A14CC5D" w:rsidR="00F549AE" w:rsidRDefault="00F42319" w:rsidP="00F42319">
      <w:pPr>
        <w:spacing w:after="0" w:line="240" w:lineRule="auto"/>
        <w:contextualSpacing/>
        <w:jc w:val="both"/>
        <w:rPr>
          <w:rFonts w:ascii="Times New Roman" w:eastAsia="Times New Roman" w:hAnsi="Times New Roman" w:cs="Times New Roman"/>
          <w:i/>
          <w:sz w:val="24"/>
          <w:szCs w:val="24"/>
          <w:lang w:val="kk-KZ"/>
        </w:rPr>
      </w:pPr>
      <w:r w:rsidRPr="00F42319">
        <w:rPr>
          <w:rFonts w:ascii="Times New Roman" w:eastAsia="Times New Roman" w:hAnsi="Times New Roman" w:cs="Times New Roman"/>
          <w:i/>
          <w:sz w:val="24"/>
          <w:szCs w:val="24"/>
          <w:lang w:val="kk-KZ"/>
        </w:rPr>
        <w:t>С условиями настоящего договора о предоставлении кредита полностью ознакомлен(а) и согласен(а)</w:t>
      </w:r>
    </w:p>
    <w:p w14:paraId="3AF0F0CA" w14:textId="77777777" w:rsidR="00F42319" w:rsidRDefault="00F42319" w:rsidP="00F42319">
      <w:pPr>
        <w:spacing w:after="0" w:line="240" w:lineRule="auto"/>
        <w:contextualSpacing/>
        <w:jc w:val="both"/>
        <w:rPr>
          <w:rFonts w:ascii="Times New Roman" w:eastAsia="Times New Roman" w:hAnsi="Times New Roman" w:cs="Times New Roman"/>
          <w:i/>
          <w:sz w:val="24"/>
          <w:szCs w:val="24"/>
        </w:rPr>
      </w:pPr>
    </w:p>
    <w:p w14:paraId="1FC81AE2" w14:textId="77777777" w:rsidR="00F549AE" w:rsidRPr="00E82928" w:rsidRDefault="00F549AE" w:rsidP="00F549AE">
      <w:pPr>
        <w:tabs>
          <w:tab w:val="left" w:pos="426"/>
        </w:tabs>
        <w:spacing w:after="0" w:line="240" w:lineRule="auto"/>
        <w:jc w:val="both"/>
        <w:rPr>
          <w:rFonts w:ascii="Times New Roman" w:eastAsia="Times New Roman" w:hAnsi="Times New Roman" w:cs="Times New Roman"/>
          <w:b/>
          <w:i/>
          <w:sz w:val="24"/>
          <w:szCs w:val="24"/>
          <w:lang w:val="kk-KZ"/>
        </w:rPr>
      </w:pPr>
      <w:proofErr w:type="spellStart"/>
      <w:r w:rsidRPr="00E82928">
        <w:rPr>
          <w:rFonts w:ascii="Times New Roman" w:eastAsia="Times New Roman" w:hAnsi="Times New Roman" w:cs="Times New Roman"/>
          <w:b/>
          <w:i/>
          <w:sz w:val="24"/>
          <w:szCs w:val="24"/>
        </w:rPr>
        <w:t>Ауылшаруашылық</w:t>
      </w:r>
      <w:proofErr w:type="spellEnd"/>
      <w:r w:rsidRPr="00E82928">
        <w:rPr>
          <w:rFonts w:ascii="Times New Roman" w:eastAsia="Times New Roman" w:hAnsi="Times New Roman" w:cs="Times New Roman"/>
          <w:b/>
          <w:i/>
          <w:sz w:val="24"/>
          <w:szCs w:val="24"/>
        </w:rPr>
        <w:t xml:space="preserve"> </w:t>
      </w:r>
      <w:proofErr w:type="spellStart"/>
      <w:r w:rsidRPr="00E82928">
        <w:rPr>
          <w:rFonts w:ascii="Times New Roman" w:eastAsia="Times New Roman" w:hAnsi="Times New Roman" w:cs="Times New Roman"/>
          <w:b/>
          <w:i/>
          <w:sz w:val="24"/>
          <w:szCs w:val="24"/>
        </w:rPr>
        <w:t>өндірістік</w:t>
      </w:r>
      <w:proofErr w:type="spellEnd"/>
      <w:r w:rsidRPr="00E82928">
        <w:rPr>
          <w:rFonts w:ascii="Times New Roman" w:eastAsia="Times New Roman" w:hAnsi="Times New Roman" w:cs="Times New Roman"/>
          <w:b/>
          <w:i/>
          <w:sz w:val="24"/>
          <w:szCs w:val="24"/>
        </w:rPr>
        <w:t xml:space="preserve"> </w:t>
      </w:r>
      <w:proofErr w:type="spellStart"/>
      <w:r w:rsidRPr="00E82928">
        <w:rPr>
          <w:rFonts w:ascii="Times New Roman" w:eastAsia="Times New Roman" w:hAnsi="Times New Roman" w:cs="Times New Roman"/>
          <w:b/>
          <w:i/>
          <w:sz w:val="24"/>
          <w:szCs w:val="24"/>
        </w:rPr>
        <w:t>кооперативі</w:t>
      </w:r>
      <w:proofErr w:type="spellEnd"/>
      <w:r w:rsidRPr="00E82928">
        <w:rPr>
          <w:rFonts w:ascii="Times New Roman" w:eastAsia="Times New Roman" w:hAnsi="Times New Roman" w:cs="Times New Roman"/>
          <w:b/>
          <w:i/>
          <w:sz w:val="24"/>
          <w:szCs w:val="24"/>
        </w:rPr>
        <w:t xml:space="preserve"> </w:t>
      </w:r>
      <w:r w:rsidRPr="00E82928">
        <w:rPr>
          <w:rFonts w:ascii="Times New Roman" w:eastAsia="Times New Roman" w:hAnsi="Times New Roman" w:cs="Times New Roman"/>
          <w:b/>
          <w:i/>
          <w:sz w:val="24"/>
          <w:szCs w:val="24"/>
          <w:lang w:val="kk-KZ"/>
        </w:rPr>
        <w:t>/</w:t>
      </w:r>
    </w:p>
    <w:p w14:paraId="5ABC2525" w14:textId="77777777" w:rsidR="00F549AE" w:rsidRPr="00E82928" w:rsidRDefault="00F549AE" w:rsidP="00F549AE">
      <w:pPr>
        <w:tabs>
          <w:tab w:val="left" w:pos="426"/>
        </w:tabs>
        <w:spacing w:after="0" w:line="240" w:lineRule="auto"/>
        <w:jc w:val="both"/>
        <w:rPr>
          <w:rFonts w:ascii="Times New Roman" w:eastAsia="Times New Roman" w:hAnsi="Times New Roman" w:cs="Times New Roman"/>
          <w:b/>
          <w:i/>
          <w:sz w:val="24"/>
          <w:szCs w:val="24"/>
          <w:lang w:val="kk-KZ"/>
        </w:rPr>
      </w:pPr>
      <w:r w:rsidRPr="00E82928">
        <w:rPr>
          <w:rFonts w:ascii="Times New Roman" w:eastAsia="Times New Roman" w:hAnsi="Times New Roman" w:cs="Times New Roman"/>
          <w:b/>
          <w:i/>
          <w:sz w:val="24"/>
          <w:szCs w:val="24"/>
          <w:lang w:val="kk-KZ"/>
        </w:rPr>
        <w:t>Сельскохозяйственный производственный кооператив</w:t>
      </w:r>
    </w:p>
    <w:p w14:paraId="57663B3A" w14:textId="77777777" w:rsidR="00E75599" w:rsidRPr="00E75599" w:rsidRDefault="00E75599" w:rsidP="00E75599">
      <w:pPr>
        <w:spacing w:after="0" w:line="240" w:lineRule="auto"/>
        <w:contextualSpacing/>
        <w:jc w:val="both"/>
        <w:rPr>
          <w:rFonts w:ascii="Times New Roman" w:eastAsia="Times New Roman" w:hAnsi="Times New Roman" w:cs="Times New Roman"/>
          <w:i/>
          <w:sz w:val="24"/>
          <w:szCs w:val="24"/>
        </w:rPr>
      </w:pPr>
      <w:r w:rsidRPr="00E75599">
        <w:rPr>
          <w:rFonts w:ascii="Times New Roman" w:eastAsia="Times New Roman" w:hAnsi="Times New Roman" w:cs="Times New Roman"/>
          <w:i/>
          <w:sz w:val="24"/>
          <w:szCs w:val="24"/>
        </w:rPr>
        <w:t>«__________________________________________»</w:t>
      </w:r>
    </w:p>
    <w:p w14:paraId="07FB041A" w14:textId="77777777" w:rsidR="00E75599" w:rsidRPr="00E75599" w:rsidRDefault="003E4B05" w:rsidP="00E75599">
      <w:pPr>
        <w:spacing w:after="0" w:line="240" w:lineRule="auto"/>
        <w:contextualSpacing/>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lastRenderedPageBreak/>
        <w:pict w14:anchorId="6B808FE4">
          <v:rect id="_x0000_i1025" style="width:0;height:1.5pt" o:hralign="center" o:hrstd="t" o:hr="t" fillcolor="#a0a0a0" stroked="f"/>
        </w:pict>
      </w:r>
    </w:p>
    <w:p w14:paraId="7BC89064" w14:textId="5AE5FF14" w:rsidR="00A43C8C" w:rsidRPr="00F549AE" w:rsidRDefault="00F549AE" w:rsidP="00F549AE">
      <w:pPr>
        <w:tabs>
          <w:tab w:val="left" w:pos="426"/>
        </w:tabs>
        <w:spacing w:after="0"/>
        <w:jc w:val="both"/>
        <w:rPr>
          <w:rFonts w:ascii="Times New Roman" w:hAnsi="Times New Roman" w:cs="Times New Roman"/>
          <w:i/>
          <w:sz w:val="24"/>
          <w:szCs w:val="24"/>
          <w:lang w:val="kk-KZ"/>
        </w:rPr>
      </w:pPr>
      <w:r w:rsidRPr="000D7707">
        <w:rPr>
          <w:rFonts w:ascii="Times New Roman" w:hAnsi="Times New Roman" w:cs="Times New Roman"/>
          <w:i/>
          <w:sz w:val="24"/>
          <w:szCs w:val="24"/>
          <w:lang w:val="kk-KZ"/>
        </w:rPr>
        <w:t>(</w:t>
      </w:r>
      <w:r w:rsidRPr="00E82928">
        <w:rPr>
          <w:rFonts w:ascii="Times New Roman" w:hAnsi="Times New Roman" w:cs="Times New Roman"/>
          <w:i/>
          <w:sz w:val="24"/>
          <w:szCs w:val="24"/>
          <w:lang w:val="kk-KZ"/>
        </w:rPr>
        <w:t xml:space="preserve">Ауылшаруашылық өндірістік кооперативі </w:t>
      </w:r>
      <w:r w:rsidRPr="00FE7808">
        <w:rPr>
          <w:rFonts w:ascii="Times New Roman" w:hAnsi="Times New Roman" w:cs="Times New Roman"/>
          <w:i/>
          <w:sz w:val="24"/>
          <w:szCs w:val="24"/>
          <w:lang w:val="kk-KZ"/>
        </w:rPr>
        <w:t xml:space="preserve">атауы, </w:t>
      </w:r>
      <w:r>
        <w:rPr>
          <w:rFonts w:ascii="Times New Roman" w:hAnsi="Times New Roman" w:cs="Times New Roman"/>
          <w:i/>
          <w:sz w:val="24"/>
          <w:szCs w:val="24"/>
          <w:lang w:val="kk-KZ"/>
        </w:rPr>
        <w:t>АШӨК</w:t>
      </w:r>
      <w:r w:rsidRPr="00E82928">
        <w:rPr>
          <w:rFonts w:ascii="Times New Roman" w:hAnsi="Times New Roman" w:cs="Times New Roman"/>
          <w:i/>
          <w:sz w:val="24"/>
          <w:szCs w:val="24"/>
          <w:lang w:val="kk-KZ"/>
        </w:rPr>
        <w:t xml:space="preserve"> </w:t>
      </w:r>
      <w:r w:rsidRPr="00FE7808">
        <w:rPr>
          <w:rFonts w:ascii="Times New Roman" w:hAnsi="Times New Roman" w:cs="Times New Roman"/>
          <w:i/>
          <w:sz w:val="24"/>
          <w:szCs w:val="24"/>
          <w:lang w:val="kk-KZ"/>
        </w:rPr>
        <w:t xml:space="preserve">атынан әрекет етушінің Аты, тегі және әкесінің аты, өз қолымен толықтай жазу/ собственноручно указывается наименование </w:t>
      </w:r>
      <w:r>
        <w:rPr>
          <w:rFonts w:ascii="Times New Roman" w:hAnsi="Times New Roman" w:cs="Times New Roman"/>
          <w:i/>
          <w:sz w:val="24"/>
          <w:szCs w:val="24"/>
          <w:lang w:val="kk-KZ"/>
        </w:rPr>
        <w:t>СПК</w:t>
      </w:r>
      <w:r w:rsidRPr="00FE7808">
        <w:rPr>
          <w:rFonts w:ascii="Times New Roman" w:hAnsi="Times New Roman" w:cs="Times New Roman"/>
          <w:i/>
          <w:sz w:val="24"/>
          <w:szCs w:val="24"/>
          <w:lang w:val="kk-KZ"/>
        </w:rPr>
        <w:t>, в лице ФИО от руки, полностью</w:t>
      </w:r>
      <w:r w:rsidRPr="000D7707">
        <w:rPr>
          <w:rFonts w:ascii="Times New Roman" w:hAnsi="Times New Roman" w:cs="Times New Roman"/>
          <w:i/>
          <w:sz w:val="24"/>
          <w:szCs w:val="24"/>
          <w:lang w:val="kk-KZ"/>
        </w:rPr>
        <w:t>)</w:t>
      </w:r>
    </w:p>
    <w:p w14:paraId="6C50D1FF" w14:textId="77777777" w:rsidR="00E75599" w:rsidRPr="00E75599" w:rsidRDefault="00E75599" w:rsidP="00A43C8C">
      <w:pPr>
        <w:spacing w:after="0" w:line="240" w:lineRule="auto"/>
        <w:contextualSpacing/>
        <w:jc w:val="both"/>
        <w:rPr>
          <w:rFonts w:ascii="Times New Roman" w:hAnsi="Times New Roman" w:cs="Times New Roman"/>
          <w:i/>
          <w:iCs/>
          <w:sz w:val="24"/>
          <w:szCs w:val="24"/>
        </w:rPr>
      </w:pPr>
    </w:p>
    <w:p w14:paraId="61678010" w14:textId="77777777" w:rsidR="00E75599" w:rsidRDefault="00E75599" w:rsidP="00E75599">
      <w:pPr>
        <w:tabs>
          <w:tab w:val="left" w:pos="426"/>
        </w:tabs>
        <w:spacing w:after="0" w:line="240" w:lineRule="auto"/>
        <w:jc w:val="both"/>
        <w:rPr>
          <w:rFonts w:ascii="Times New Roman" w:hAnsi="Times New Roman" w:cs="Times New Roman"/>
          <w:i/>
          <w:iCs/>
          <w:sz w:val="24"/>
          <w:szCs w:val="24"/>
        </w:rPr>
      </w:pPr>
      <w:r w:rsidRPr="00E75599">
        <w:rPr>
          <w:rFonts w:ascii="Times New Roman" w:hAnsi="Times New Roman" w:cs="Times New Roman"/>
          <w:i/>
          <w:iCs/>
          <w:sz w:val="24"/>
          <w:szCs w:val="24"/>
        </w:rPr>
        <w:t>Кредитный администратор /</w:t>
      </w:r>
    </w:p>
    <w:p w14:paraId="0A622057" w14:textId="53A071BB" w:rsidR="00E75599" w:rsidRPr="00E75599" w:rsidRDefault="00E75599" w:rsidP="00E75599">
      <w:pPr>
        <w:tabs>
          <w:tab w:val="left" w:pos="426"/>
        </w:tabs>
        <w:spacing w:after="0" w:line="240" w:lineRule="auto"/>
        <w:jc w:val="both"/>
        <w:rPr>
          <w:rFonts w:ascii="Times New Roman" w:hAnsi="Times New Roman" w:cs="Times New Roman"/>
          <w:i/>
          <w:iCs/>
          <w:sz w:val="24"/>
          <w:szCs w:val="24"/>
        </w:rPr>
      </w:pPr>
      <w:proofErr w:type="spellStart"/>
      <w:r w:rsidRPr="00E75599">
        <w:rPr>
          <w:rFonts w:ascii="Times New Roman" w:hAnsi="Times New Roman" w:cs="Times New Roman"/>
          <w:i/>
          <w:iCs/>
          <w:sz w:val="24"/>
          <w:szCs w:val="24"/>
        </w:rPr>
        <w:t>Неси</w:t>
      </w:r>
      <w:r w:rsidR="00BF1FC7">
        <w:rPr>
          <w:rFonts w:ascii="Times New Roman" w:hAnsi="Times New Roman" w:cs="Times New Roman"/>
          <w:i/>
          <w:iCs/>
          <w:sz w:val="24"/>
          <w:szCs w:val="24"/>
        </w:rPr>
        <w:t>е</w:t>
      </w:r>
      <w:proofErr w:type="spellEnd"/>
      <w:r w:rsidRPr="00E75599">
        <w:rPr>
          <w:rFonts w:ascii="Times New Roman" w:hAnsi="Times New Roman" w:cs="Times New Roman"/>
          <w:i/>
          <w:iCs/>
          <w:sz w:val="24"/>
          <w:szCs w:val="24"/>
        </w:rPr>
        <w:t xml:space="preserve"> </w:t>
      </w:r>
      <w:proofErr w:type="spellStart"/>
      <w:r w:rsidRPr="00E75599">
        <w:rPr>
          <w:rFonts w:ascii="Times New Roman" w:hAnsi="Times New Roman" w:cs="Times New Roman"/>
          <w:i/>
          <w:iCs/>
          <w:sz w:val="24"/>
          <w:szCs w:val="24"/>
        </w:rPr>
        <w:t>әкім</w:t>
      </w:r>
      <w:r w:rsidR="00BF1FC7">
        <w:rPr>
          <w:rFonts w:ascii="Times New Roman" w:hAnsi="Times New Roman" w:cs="Times New Roman"/>
          <w:i/>
          <w:iCs/>
          <w:sz w:val="24"/>
          <w:szCs w:val="24"/>
        </w:rPr>
        <w:t>гер</w:t>
      </w:r>
      <w:r w:rsidRPr="00E75599">
        <w:rPr>
          <w:rFonts w:ascii="Times New Roman" w:hAnsi="Times New Roman" w:cs="Times New Roman"/>
          <w:i/>
          <w:iCs/>
          <w:sz w:val="24"/>
          <w:szCs w:val="24"/>
        </w:rPr>
        <w:t>і</w:t>
      </w:r>
      <w:proofErr w:type="spellEnd"/>
    </w:p>
    <w:p w14:paraId="717F6984" w14:textId="77777777" w:rsidR="00E75599" w:rsidRPr="00E75599" w:rsidRDefault="003E4B05" w:rsidP="00E75599">
      <w:pPr>
        <w:tabs>
          <w:tab w:val="left" w:pos="426"/>
        </w:tabs>
        <w:spacing w:after="0" w:line="240" w:lineRule="auto"/>
        <w:jc w:val="both"/>
        <w:rPr>
          <w:rFonts w:ascii="Times New Roman" w:hAnsi="Times New Roman" w:cs="Times New Roman"/>
          <w:i/>
          <w:iCs/>
          <w:sz w:val="24"/>
          <w:szCs w:val="24"/>
        </w:rPr>
      </w:pPr>
      <w:r>
        <w:rPr>
          <w:rFonts w:ascii="Times New Roman" w:hAnsi="Times New Roman" w:cs="Times New Roman"/>
          <w:i/>
          <w:iCs/>
          <w:sz w:val="24"/>
          <w:szCs w:val="24"/>
        </w:rPr>
        <w:pict w14:anchorId="6FFAFA52">
          <v:rect id="_x0000_i1026" style="width:0;height:1.5pt" o:hralign="center" o:hrstd="t" o:hr="t" fillcolor="#a0a0a0" stroked="f"/>
        </w:pict>
      </w:r>
    </w:p>
    <w:p w14:paraId="3FFFEAD5" w14:textId="77777777" w:rsidR="00E75599" w:rsidRPr="00E75599" w:rsidRDefault="00E75599" w:rsidP="00E75599">
      <w:pPr>
        <w:tabs>
          <w:tab w:val="left" w:pos="426"/>
        </w:tabs>
        <w:spacing w:after="0" w:line="240" w:lineRule="auto"/>
        <w:jc w:val="both"/>
        <w:rPr>
          <w:rFonts w:ascii="Times New Roman" w:hAnsi="Times New Roman" w:cs="Times New Roman"/>
          <w:i/>
          <w:iCs/>
          <w:sz w:val="24"/>
          <w:szCs w:val="24"/>
        </w:rPr>
      </w:pPr>
      <w:r w:rsidRPr="00E75599">
        <w:rPr>
          <w:rFonts w:ascii="Times New Roman" w:hAnsi="Times New Roman" w:cs="Times New Roman"/>
          <w:i/>
          <w:iCs/>
          <w:sz w:val="24"/>
          <w:szCs w:val="24"/>
        </w:rPr>
        <w:t xml:space="preserve">(Ф.И.О., подпись / Т.А.Ә., </w:t>
      </w:r>
      <w:proofErr w:type="spellStart"/>
      <w:r w:rsidRPr="00E75599">
        <w:rPr>
          <w:rFonts w:ascii="Times New Roman" w:hAnsi="Times New Roman" w:cs="Times New Roman"/>
          <w:i/>
          <w:iCs/>
          <w:sz w:val="24"/>
          <w:szCs w:val="24"/>
        </w:rPr>
        <w:t>қолы</w:t>
      </w:r>
      <w:proofErr w:type="spellEnd"/>
      <w:r w:rsidRPr="00E75599">
        <w:rPr>
          <w:rFonts w:ascii="Times New Roman" w:hAnsi="Times New Roman" w:cs="Times New Roman"/>
          <w:i/>
          <w:iCs/>
          <w:sz w:val="24"/>
          <w:szCs w:val="24"/>
        </w:rPr>
        <w:t>)</w:t>
      </w:r>
    </w:p>
    <w:p w14:paraId="1583468F" w14:textId="68368921" w:rsidR="00BA3FE9" w:rsidRPr="00E75599" w:rsidRDefault="00BA3FE9" w:rsidP="006514E4">
      <w:pPr>
        <w:tabs>
          <w:tab w:val="left" w:pos="426"/>
        </w:tabs>
        <w:spacing w:after="0" w:line="240" w:lineRule="auto"/>
        <w:jc w:val="both"/>
        <w:rPr>
          <w:rFonts w:ascii="Times New Roman" w:eastAsia="Times New Roman" w:hAnsi="Times New Roman" w:cs="Times New Roman"/>
          <w:i/>
          <w:sz w:val="24"/>
          <w:szCs w:val="24"/>
        </w:rPr>
      </w:pPr>
    </w:p>
    <w:p w14:paraId="0F37A523" w14:textId="64C6E3A3" w:rsidR="00BA3FE9" w:rsidRPr="005E6667" w:rsidRDefault="00BA3FE9" w:rsidP="006514E4">
      <w:pPr>
        <w:tabs>
          <w:tab w:val="left" w:pos="426"/>
        </w:tabs>
        <w:spacing w:after="0" w:line="240" w:lineRule="auto"/>
        <w:jc w:val="both"/>
        <w:rPr>
          <w:rFonts w:ascii="Times New Roman" w:eastAsia="Times New Roman" w:hAnsi="Times New Roman" w:cs="Times New Roman"/>
          <w:i/>
          <w:sz w:val="24"/>
          <w:szCs w:val="24"/>
          <w:lang w:val="kk-KZ"/>
        </w:rPr>
      </w:pPr>
    </w:p>
    <w:p w14:paraId="417DEE01" w14:textId="48524987" w:rsidR="009A5564" w:rsidRDefault="009A5564" w:rsidP="009A5564">
      <w:pPr>
        <w:tabs>
          <w:tab w:val="left" w:pos="426"/>
        </w:tabs>
        <w:spacing w:after="0" w:line="240" w:lineRule="auto"/>
        <w:jc w:val="both"/>
        <w:rPr>
          <w:rFonts w:ascii="Times New Roman" w:eastAsia="Times New Roman" w:hAnsi="Times New Roman" w:cs="Times New Roman"/>
          <w:i/>
          <w:sz w:val="24"/>
          <w:szCs w:val="24"/>
        </w:rPr>
      </w:pPr>
      <w:proofErr w:type="spellStart"/>
      <w:r w:rsidRPr="009A5564">
        <w:rPr>
          <w:rFonts w:ascii="Times New Roman" w:eastAsia="Times New Roman" w:hAnsi="Times New Roman" w:cs="Times New Roman"/>
          <w:i/>
          <w:sz w:val="24"/>
          <w:szCs w:val="24"/>
        </w:rPr>
        <w:t>Несие</w:t>
      </w:r>
      <w:proofErr w:type="spellEnd"/>
      <w:r w:rsidRPr="009A5564">
        <w:rPr>
          <w:rFonts w:ascii="Times New Roman" w:eastAsia="Times New Roman" w:hAnsi="Times New Roman" w:cs="Times New Roman"/>
          <w:i/>
          <w:sz w:val="24"/>
          <w:szCs w:val="24"/>
        </w:rPr>
        <w:t xml:space="preserve"> </w:t>
      </w:r>
      <w:proofErr w:type="spellStart"/>
      <w:r w:rsidRPr="009A5564">
        <w:rPr>
          <w:rFonts w:ascii="Times New Roman" w:eastAsia="Times New Roman" w:hAnsi="Times New Roman" w:cs="Times New Roman"/>
          <w:i/>
          <w:sz w:val="24"/>
          <w:szCs w:val="24"/>
        </w:rPr>
        <w:t>маманы</w:t>
      </w:r>
      <w:proofErr w:type="spellEnd"/>
      <w:r w:rsidRPr="009A5564">
        <w:rPr>
          <w:rFonts w:ascii="Times New Roman" w:eastAsia="Times New Roman" w:hAnsi="Times New Roman" w:cs="Times New Roman"/>
          <w:i/>
          <w:sz w:val="24"/>
          <w:szCs w:val="24"/>
        </w:rPr>
        <w:t xml:space="preserve"> /Кредитный специалист</w:t>
      </w:r>
    </w:p>
    <w:p w14:paraId="17DB9936" w14:textId="77777777" w:rsidR="00F42319" w:rsidRPr="009A5564" w:rsidRDefault="00F42319" w:rsidP="009A5564">
      <w:pPr>
        <w:tabs>
          <w:tab w:val="left" w:pos="426"/>
        </w:tabs>
        <w:spacing w:after="0" w:line="240" w:lineRule="auto"/>
        <w:jc w:val="both"/>
        <w:rPr>
          <w:rFonts w:ascii="Times New Roman" w:eastAsia="Times New Roman" w:hAnsi="Times New Roman" w:cs="Times New Roman"/>
          <w:i/>
          <w:sz w:val="24"/>
          <w:szCs w:val="24"/>
        </w:rPr>
      </w:pPr>
    </w:p>
    <w:p w14:paraId="76F41155" w14:textId="4D37FB15" w:rsidR="009A5564" w:rsidRDefault="009A5564" w:rsidP="009A5564">
      <w:pPr>
        <w:tabs>
          <w:tab w:val="left" w:pos="426"/>
        </w:tabs>
        <w:spacing w:after="0" w:line="240" w:lineRule="auto"/>
        <w:jc w:val="both"/>
        <w:rPr>
          <w:rFonts w:ascii="Times New Roman" w:eastAsia="Times New Roman" w:hAnsi="Times New Roman" w:cs="Times New Roman"/>
          <w:i/>
          <w:sz w:val="24"/>
          <w:szCs w:val="24"/>
        </w:rPr>
      </w:pPr>
      <w:proofErr w:type="spellStart"/>
      <w:r w:rsidRPr="009A5564">
        <w:rPr>
          <w:rFonts w:ascii="Times New Roman" w:eastAsia="Times New Roman" w:hAnsi="Times New Roman" w:cs="Times New Roman"/>
          <w:i/>
          <w:sz w:val="24"/>
          <w:szCs w:val="24"/>
        </w:rPr>
        <w:t>Шарттың</w:t>
      </w:r>
      <w:proofErr w:type="spellEnd"/>
      <w:r w:rsidRPr="009A5564">
        <w:rPr>
          <w:rFonts w:ascii="Times New Roman" w:eastAsia="Times New Roman" w:hAnsi="Times New Roman" w:cs="Times New Roman"/>
          <w:i/>
          <w:sz w:val="24"/>
          <w:szCs w:val="24"/>
        </w:rPr>
        <w:t xml:space="preserve"> </w:t>
      </w:r>
      <w:proofErr w:type="spellStart"/>
      <w:r w:rsidRPr="009A5564">
        <w:rPr>
          <w:rFonts w:ascii="Times New Roman" w:eastAsia="Times New Roman" w:hAnsi="Times New Roman" w:cs="Times New Roman"/>
          <w:i/>
          <w:sz w:val="24"/>
          <w:szCs w:val="24"/>
        </w:rPr>
        <w:t>Қарыз</w:t>
      </w:r>
      <w:proofErr w:type="spellEnd"/>
      <w:r w:rsidRPr="009A5564">
        <w:rPr>
          <w:rFonts w:ascii="Times New Roman" w:eastAsia="Times New Roman" w:hAnsi="Times New Roman" w:cs="Times New Roman"/>
          <w:i/>
          <w:sz w:val="24"/>
          <w:szCs w:val="24"/>
        </w:rPr>
        <w:t xml:space="preserve"> </w:t>
      </w:r>
      <w:proofErr w:type="spellStart"/>
      <w:r w:rsidRPr="009A5564">
        <w:rPr>
          <w:rFonts w:ascii="Times New Roman" w:eastAsia="Times New Roman" w:hAnsi="Times New Roman" w:cs="Times New Roman"/>
          <w:i/>
          <w:sz w:val="24"/>
          <w:szCs w:val="24"/>
        </w:rPr>
        <w:t>алушымен</w:t>
      </w:r>
      <w:proofErr w:type="spellEnd"/>
      <w:r w:rsidRPr="009A5564">
        <w:rPr>
          <w:rFonts w:ascii="Times New Roman" w:eastAsia="Times New Roman" w:hAnsi="Times New Roman" w:cs="Times New Roman"/>
          <w:i/>
          <w:sz w:val="24"/>
          <w:szCs w:val="24"/>
        </w:rPr>
        <w:t xml:space="preserve"> </w:t>
      </w:r>
      <w:proofErr w:type="spellStart"/>
      <w:r w:rsidRPr="009A5564">
        <w:rPr>
          <w:rFonts w:ascii="Times New Roman" w:eastAsia="Times New Roman" w:hAnsi="Times New Roman" w:cs="Times New Roman"/>
          <w:i/>
          <w:sz w:val="24"/>
          <w:szCs w:val="24"/>
        </w:rPr>
        <w:t>қол</w:t>
      </w:r>
      <w:proofErr w:type="spellEnd"/>
      <w:r w:rsidRPr="009A5564">
        <w:rPr>
          <w:rFonts w:ascii="Times New Roman" w:eastAsia="Times New Roman" w:hAnsi="Times New Roman" w:cs="Times New Roman"/>
          <w:i/>
          <w:sz w:val="24"/>
          <w:szCs w:val="24"/>
        </w:rPr>
        <w:t xml:space="preserve"> </w:t>
      </w:r>
      <w:proofErr w:type="spellStart"/>
      <w:r w:rsidRPr="009A5564">
        <w:rPr>
          <w:rFonts w:ascii="Times New Roman" w:eastAsia="Times New Roman" w:hAnsi="Times New Roman" w:cs="Times New Roman"/>
          <w:i/>
          <w:sz w:val="24"/>
          <w:szCs w:val="24"/>
        </w:rPr>
        <w:t>қойылғанын</w:t>
      </w:r>
      <w:proofErr w:type="spellEnd"/>
      <w:r w:rsidRPr="009A5564">
        <w:rPr>
          <w:rFonts w:ascii="Times New Roman" w:eastAsia="Times New Roman" w:hAnsi="Times New Roman" w:cs="Times New Roman"/>
          <w:i/>
          <w:sz w:val="24"/>
          <w:szCs w:val="24"/>
        </w:rPr>
        <w:t xml:space="preserve"> </w:t>
      </w:r>
      <w:proofErr w:type="spellStart"/>
      <w:r w:rsidRPr="009A5564">
        <w:rPr>
          <w:rFonts w:ascii="Times New Roman" w:eastAsia="Times New Roman" w:hAnsi="Times New Roman" w:cs="Times New Roman"/>
          <w:i/>
          <w:sz w:val="24"/>
          <w:szCs w:val="24"/>
        </w:rPr>
        <w:t>растайды</w:t>
      </w:r>
      <w:proofErr w:type="spellEnd"/>
      <w:r w:rsidRPr="009A5564">
        <w:rPr>
          <w:rFonts w:ascii="Times New Roman" w:eastAsia="Times New Roman" w:hAnsi="Times New Roman" w:cs="Times New Roman"/>
          <w:i/>
          <w:sz w:val="24"/>
          <w:szCs w:val="24"/>
        </w:rPr>
        <w:t>.</w:t>
      </w:r>
    </w:p>
    <w:p w14:paraId="2EB961D7" w14:textId="77777777" w:rsidR="009A5564" w:rsidRDefault="009A5564" w:rsidP="009A5564">
      <w:pPr>
        <w:tabs>
          <w:tab w:val="left" w:pos="426"/>
        </w:tabs>
        <w:spacing w:after="0" w:line="240" w:lineRule="auto"/>
        <w:jc w:val="both"/>
        <w:rPr>
          <w:rFonts w:ascii="Times New Roman" w:eastAsia="Times New Roman" w:hAnsi="Times New Roman" w:cs="Times New Roman"/>
          <w:i/>
          <w:sz w:val="24"/>
          <w:szCs w:val="24"/>
        </w:rPr>
      </w:pPr>
      <w:r w:rsidRPr="009A5564">
        <w:rPr>
          <w:rFonts w:ascii="Times New Roman" w:eastAsia="Times New Roman" w:hAnsi="Times New Roman" w:cs="Times New Roman"/>
          <w:i/>
          <w:sz w:val="24"/>
          <w:szCs w:val="24"/>
        </w:rPr>
        <w:t>Подтверждает подписание договора Заемщиком</w:t>
      </w:r>
    </w:p>
    <w:p w14:paraId="50BB179D" w14:textId="77777777" w:rsidR="009A5564" w:rsidRPr="00E75599" w:rsidRDefault="009A5564" w:rsidP="009A5564">
      <w:pPr>
        <w:tabs>
          <w:tab w:val="left" w:pos="426"/>
        </w:tabs>
        <w:spacing w:after="0" w:line="240" w:lineRule="auto"/>
        <w:jc w:val="both"/>
        <w:rPr>
          <w:rFonts w:ascii="Times New Roman" w:hAnsi="Times New Roman" w:cs="Times New Roman"/>
          <w:i/>
          <w:iCs/>
          <w:sz w:val="24"/>
          <w:szCs w:val="24"/>
        </w:rPr>
      </w:pPr>
      <w:r w:rsidRPr="009A5564">
        <w:rPr>
          <w:rFonts w:ascii="Times New Roman" w:eastAsia="Times New Roman" w:hAnsi="Times New Roman" w:cs="Times New Roman"/>
          <w:i/>
          <w:sz w:val="24"/>
          <w:szCs w:val="24"/>
        </w:rPr>
        <w:br/>
      </w:r>
      <w:r w:rsidR="003E4B05">
        <w:rPr>
          <w:rFonts w:ascii="Times New Roman" w:hAnsi="Times New Roman" w:cs="Times New Roman"/>
          <w:i/>
          <w:iCs/>
          <w:sz w:val="24"/>
          <w:szCs w:val="24"/>
        </w:rPr>
        <w:pict w14:anchorId="7366FB14">
          <v:rect id="_x0000_i1027" style="width:0;height:1.5pt" o:hralign="center" o:hrstd="t" o:hr="t" fillcolor="#a0a0a0" stroked="f"/>
        </w:pict>
      </w:r>
    </w:p>
    <w:p w14:paraId="3485CADC" w14:textId="77777777" w:rsidR="009A5564" w:rsidRPr="00E75599" w:rsidRDefault="009A5564" w:rsidP="009A5564">
      <w:pPr>
        <w:tabs>
          <w:tab w:val="left" w:pos="426"/>
        </w:tabs>
        <w:spacing w:after="0" w:line="240" w:lineRule="auto"/>
        <w:jc w:val="both"/>
        <w:rPr>
          <w:rFonts w:ascii="Times New Roman" w:hAnsi="Times New Roman" w:cs="Times New Roman"/>
          <w:i/>
          <w:iCs/>
          <w:sz w:val="24"/>
          <w:szCs w:val="24"/>
        </w:rPr>
      </w:pPr>
      <w:r w:rsidRPr="00E75599">
        <w:rPr>
          <w:rFonts w:ascii="Times New Roman" w:hAnsi="Times New Roman" w:cs="Times New Roman"/>
          <w:i/>
          <w:iCs/>
          <w:sz w:val="24"/>
          <w:szCs w:val="24"/>
        </w:rPr>
        <w:t xml:space="preserve">(Ф.И.О., подпись / Т.А.Ә., </w:t>
      </w:r>
      <w:proofErr w:type="spellStart"/>
      <w:r w:rsidRPr="00E75599">
        <w:rPr>
          <w:rFonts w:ascii="Times New Roman" w:hAnsi="Times New Roman" w:cs="Times New Roman"/>
          <w:i/>
          <w:iCs/>
          <w:sz w:val="24"/>
          <w:szCs w:val="24"/>
        </w:rPr>
        <w:t>қолы</w:t>
      </w:r>
      <w:proofErr w:type="spellEnd"/>
      <w:r w:rsidRPr="00E75599">
        <w:rPr>
          <w:rFonts w:ascii="Times New Roman" w:hAnsi="Times New Roman" w:cs="Times New Roman"/>
          <w:i/>
          <w:iCs/>
          <w:sz w:val="24"/>
          <w:szCs w:val="24"/>
        </w:rPr>
        <w:t>)</w:t>
      </w:r>
    </w:p>
    <w:p w14:paraId="0BC4382F" w14:textId="77777777" w:rsidR="009A5564" w:rsidRPr="00E75599" w:rsidRDefault="009A5564" w:rsidP="009A5564">
      <w:pPr>
        <w:tabs>
          <w:tab w:val="left" w:pos="426"/>
        </w:tabs>
        <w:spacing w:after="0" w:line="240" w:lineRule="auto"/>
        <w:jc w:val="both"/>
        <w:rPr>
          <w:rFonts w:ascii="Times New Roman" w:eastAsia="Times New Roman" w:hAnsi="Times New Roman" w:cs="Times New Roman"/>
          <w:i/>
          <w:sz w:val="24"/>
          <w:szCs w:val="24"/>
        </w:rPr>
      </w:pPr>
    </w:p>
    <w:p w14:paraId="3D17DFB2" w14:textId="01AC29E3" w:rsidR="00BA3FE9" w:rsidRPr="009A5564" w:rsidRDefault="00BA3FE9" w:rsidP="009A5564">
      <w:pPr>
        <w:tabs>
          <w:tab w:val="left" w:pos="426"/>
        </w:tabs>
        <w:spacing w:after="0" w:line="240" w:lineRule="auto"/>
        <w:jc w:val="both"/>
        <w:rPr>
          <w:rFonts w:ascii="Times New Roman" w:eastAsia="Times New Roman" w:hAnsi="Times New Roman" w:cs="Times New Roman"/>
          <w:i/>
          <w:sz w:val="24"/>
          <w:szCs w:val="24"/>
        </w:rPr>
      </w:pPr>
    </w:p>
    <w:p w14:paraId="50BAD4C6" w14:textId="2A818CEB" w:rsidR="00BA3FE9" w:rsidRPr="005E6667" w:rsidRDefault="00BA3FE9" w:rsidP="006514E4">
      <w:pPr>
        <w:tabs>
          <w:tab w:val="left" w:pos="426"/>
        </w:tabs>
        <w:spacing w:after="0" w:line="240" w:lineRule="auto"/>
        <w:jc w:val="both"/>
        <w:rPr>
          <w:rFonts w:ascii="Times New Roman" w:eastAsia="Times New Roman" w:hAnsi="Times New Roman" w:cs="Times New Roman"/>
          <w:i/>
          <w:sz w:val="24"/>
          <w:szCs w:val="24"/>
          <w:lang w:val="kk-KZ"/>
        </w:rPr>
      </w:pPr>
    </w:p>
    <w:p w14:paraId="4707D6CE" w14:textId="12C888F6" w:rsidR="00BA3FE9" w:rsidRPr="005E6667" w:rsidRDefault="00BA3FE9" w:rsidP="006514E4">
      <w:pPr>
        <w:tabs>
          <w:tab w:val="left" w:pos="426"/>
        </w:tabs>
        <w:spacing w:after="0" w:line="240" w:lineRule="auto"/>
        <w:jc w:val="both"/>
        <w:rPr>
          <w:rFonts w:ascii="Times New Roman" w:eastAsia="Times New Roman" w:hAnsi="Times New Roman" w:cs="Times New Roman"/>
          <w:i/>
          <w:sz w:val="24"/>
          <w:szCs w:val="24"/>
          <w:lang w:val="kk-KZ"/>
        </w:rPr>
      </w:pPr>
    </w:p>
    <w:p w14:paraId="323AFCF7" w14:textId="1C076108" w:rsidR="00BA3FE9" w:rsidRPr="005E6667" w:rsidRDefault="00BA3FE9" w:rsidP="006514E4">
      <w:pPr>
        <w:tabs>
          <w:tab w:val="left" w:pos="426"/>
        </w:tabs>
        <w:spacing w:after="0" w:line="240" w:lineRule="auto"/>
        <w:jc w:val="both"/>
        <w:rPr>
          <w:rFonts w:ascii="Times New Roman" w:eastAsia="Times New Roman" w:hAnsi="Times New Roman" w:cs="Times New Roman"/>
          <w:i/>
          <w:sz w:val="24"/>
          <w:szCs w:val="24"/>
          <w:lang w:val="kk-KZ"/>
        </w:rPr>
      </w:pPr>
    </w:p>
    <w:p w14:paraId="62222674" w14:textId="56FA1249" w:rsidR="00BA3FE9" w:rsidRDefault="00BA3FE9" w:rsidP="006514E4">
      <w:pPr>
        <w:tabs>
          <w:tab w:val="left" w:pos="426"/>
        </w:tabs>
        <w:spacing w:after="0" w:line="240" w:lineRule="auto"/>
        <w:jc w:val="both"/>
        <w:rPr>
          <w:rFonts w:ascii="Times New Roman" w:eastAsia="Times New Roman" w:hAnsi="Times New Roman" w:cs="Times New Roman"/>
          <w:i/>
          <w:sz w:val="24"/>
          <w:szCs w:val="24"/>
          <w:lang w:val="kk-KZ"/>
        </w:rPr>
      </w:pPr>
    </w:p>
    <w:p w14:paraId="529C4BD1" w14:textId="51156DD6" w:rsidR="003E4B05" w:rsidRDefault="003E4B05" w:rsidP="006514E4">
      <w:pPr>
        <w:tabs>
          <w:tab w:val="left" w:pos="426"/>
        </w:tabs>
        <w:spacing w:after="0" w:line="240" w:lineRule="auto"/>
        <w:jc w:val="both"/>
        <w:rPr>
          <w:rFonts w:ascii="Times New Roman" w:eastAsia="Times New Roman" w:hAnsi="Times New Roman" w:cs="Times New Roman"/>
          <w:i/>
          <w:sz w:val="24"/>
          <w:szCs w:val="24"/>
          <w:lang w:val="kk-KZ"/>
        </w:rPr>
      </w:pPr>
    </w:p>
    <w:p w14:paraId="3E238D93" w14:textId="74FB0A47" w:rsidR="003E4B05" w:rsidRDefault="003E4B05" w:rsidP="006514E4">
      <w:pPr>
        <w:tabs>
          <w:tab w:val="left" w:pos="426"/>
        </w:tabs>
        <w:spacing w:after="0" w:line="240" w:lineRule="auto"/>
        <w:jc w:val="both"/>
        <w:rPr>
          <w:rFonts w:ascii="Times New Roman" w:eastAsia="Times New Roman" w:hAnsi="Times New Roman" w:cs="Times New Roman"/>
          <w:i/>
          <w:sz w:val="24"/>
          <w:szCs w:val="24"/>
          <w:lang w:val="kk-KZ"/>
        </w:rPr>
      </w:pPr>
    </w:p>
    <w:p w14:paraId="5DC649BD" w14:textId="1B07D2EB" w:rsidR="003E4B05" w:rsidRDefault="003E4B05" w:rsidP="006514E4">
      <w:pPr>
        <w:tabs>
          <w:tab w:val="left" w:pos="426"/>
        </w:tabs>
        <w:spacing w:after="0" w:line="240" w:lineRule="auto"/>
        <w:jc w:val="both"/>
        <w:rPr>
          <w:rFonts w:ascii="Times New Roman" w:eastAsia="Times New Roman" w:hAnsi="Times New Roman" w:cs="Times New Roman"/>
          <w:i/>
          <w:sz w:val="24"/>
          <w:szCs w:val="24"/>
          <w:lang w:val="kk-KZ"/>
        </w:rPr>
      </w:pPr>
    </w:p>
    <w:p w14:paraId="1633537F" w14:textId="4A16E59C" w:rsidR="003E4B05" w:rsidRDefault="003E4B05" w:rsidP="006514E4">
      <w:pPr>
        <w:tabs>
          <w:tab w:val="left" w:pos="426"/>
        </w:tabs>
        <w:spacing w:after="0" w:line="240" w:lineRule="auto"/>
        <w:jc w:val="both"/>
        <w:rPr>
          <w:rFonts w:ascii="Times New Roman" w:eastAsia="Times New Roman" w:hAnsi="Times New Roman" w:cs="Times New Roman"/>
          <w:i/>
          <w:sz w:val="24"/>
          <w:szCs w:val="24"/>
          <w:lang w:val="kk-KZ"/>
        </w:rPr>
      </w:pPr>
    </w:p>
    <w:p w14:paraId="6B736D88" w14:textId="463DEEC5" w:rsidR="003E4B05" w:rsidRDefault="003E4B05" w:rsidP="006514E4">
      <w:pPr>
        <w:tabs>
          <w:tab w:val="left" w:pos="426"/>
        </w:tabs>
        <w:spacing w:after="0" w:line="240" w:lineRule="auto"/>
        <w:jc w:val="both"/>
        <w:rPr>
          <w:rFonts w:ascii="Times New Roman" w:eastAsia="Times New Roman" w:hAnsi="Times New Roman" w:cs="Times New Roman"/>
          <w:i/>
          <w:sz w:val="24"/>
          <w:szCs w:val="24"/>
          <w:lang w:val="kk-KZ"/>
        </w:rPr>
      </w:pPr>
    </w:p>
    <w:p w14:paraId="50FDD8DA" w14:textId="35750281" w:rsidR="003E4B05" w:rsidRDefault="003E4B05" w:rsidP="006514E4">
      <w:pPr>
        <w:tabs>
          <w:tab w:val="left" w:pos="426"/>
        </w:tabs>
        <w:spacing w:after="0" w:line="240" w:lineRule="auto"/>
        <w:jc w:val="both"/>
        <w:rPr>
          <w:rFonts w:ascii="Times New Roman" w:eastAsia="Times New Roman" w:hAnsi="Times New Roman" w:cs="Times New Roman"/>
          <w:i/>
          <w:sz w:val="24"/>
          <w:szCs w:val="24"/>
          <w:lang w:val="kk-KZ"/>
        </w:rPr>
      </w:pPr>
    </w:p>
    <w:p w14:paraId="64EDEA80" w14:textId="164A0FF6" w:rsidR="003E4B05" w:rsidRDefault="003E4B05" w:rsidP="006514E4">
      <w:pPr>
        <w:tabs>
          <w:tab w:val="left" w:pos="426"/>
        </w:tabs>
        <w:spacing w:after="0" w:line="240" w:lineRule="auto"/>
        <w:jc w:val="both"/>
        <w:rPr>
          <w:rFonts w:ascii="Times New Roman" w:eastAsia="Times New Roman" w:hAnsi="Times New Roman" w:cs="Times New Roman"/>
          <w:i/>
          <w:sz w:val="24"/>
          <w:szCs w:val="24"/>
          <w:lang w:val="kk-KZ"/>
        </w:rPr>
      </w:pPr>
    </w:p>
    <w:p w14:paraId="32531394" w14:textId="3822EBFC" w:rsidR="003E4B05" w:rsidRDefault="003E4B05" w:rsidP="006514E4">
      <w:pPr>
        <w:tabs>
          <w:tab w:val="left" w:pos="426"/>
        </w:tabs>
        <w:spacing w:after="0" w:line="240" w:lineRule="auto"/>
        <w:jc w:val="both"/>
        <w:rPr>
          <w:rFonts w:ascii="Times New Roman" w:eastAsia="Times New Roman" w:hAnsi="Times New Roman" w:cs="Times New Roman"/>
          <w:i/>
          <w:sz w:val="24"/>
          <w:szCs w:val="24"/>
          <w:lang w:val="kk-KZ"/>
        </w:rPr>
      </w:pPr>
    </w:p>
    <w:p w14:paraId="2EC3E682" w14:textId="2C6ED967" w:rsidR="003E4B05" w:rsidRDefault="003E4B05" w:rsidP="006514E4">
      <w:pPr>
        <w:tabs>
          <w:tab w:val="left" w:pos="426"/>
        </w:tabs>
        <w:spacing w:after="0" w:line="240" w:lineRule="auto"/>
        <w:jc w:val="both"/>
        <w:rPr>
          <w:rFonts w:ascii="Times New Roman" w:eastAsia="Times New Roman" w:hAnsi="Times New Roman" w:cs="Times New Roman"/>
          <w:i/>
          <w:sz w:val="24"/>
          <w:szCs w:val="24"/>
          <w:lang w:val="kk-KZ"/>
        </w:rPr>
      </w:pPr>
    </w:p>
    <w:p w14:paraId="33970588" w14:textId="43BC0653" w:rsidR="003E4B05" w:rsidRDefault="003E4B05" w:rsidP="006514E4">
      <w:pPr>
        <w:tabs>
          <w:tab w:val="left" w:pos="426"/>
        </w:tabs>
        <w:spacing w:after="0" w:line="240" w:lineRule="auto"/>
        <w:jc w:val="both"/>
        <w:rPr>
          <w:rFonts w:ascii="Times New Roman" w:eastAsia="Times New Roman" w:hAnsi="Times New Roman" w:cs="Times New Roman"/>
          <w:i/>
          <w:sz w:val="24"/>
          <w:szCs w:val="24"/>
          <w:lang w:val="kk-KZ"/>
        </w:rPr>
      </w:pPr>
    </w:p>
    <w:p w14:paraId="1F4B88C7" w14:textId="77777777" w:rsidR="003E4B05" w:rsidRPr="005E6667" w:rsidRDefault="003E4B05" w:rsidP="006514E4">
      <w:pPr>
        <w:tabs>
          <w:tab w:val="left" w:pos="426"/>
        </w:tabs>
        <w:spacing w:after="0" w:line="240" w:lineRule="auto"/>
        <w:jc w:val="both"/>
        <w:rPr>
          <w:rFonts w:ascii="Times New Roman" w:eastAsia="Times New Roman" w:hAnsi="Times New Roman" w:cs="Times New Roman"/>
          <w:i/>
          <w:sz w:val="24"/>
          <w:szCs w:val="24"/>
          <w:lang w:val="kk-KZ"/>
        </w:rPr>
      </w:pPr>
    </w:p>
    <w:p w14:paraId="1026A457" w14:textId="77A840E6" w:rsidR="00BA3FE9" w:rsidRDefault="00BA3FE9" w:rsidP="006514E4">
      <w:pPr>
        <w:tabs>
          <w:tab w:val="left" w:pos="426"/>
        </w:tabs>
        <w:spacing w:after="0" w:line="240" w:lineRule="auto"/>
        <w:jc w:val="both"/>
        <w:rPr>
          <w:rFonts w:ascii="Times New Roman" w:eastAsia="Times New Roman" w:hAnsi="Times New Roman" w:cs="Times New Roman"/>
          <w:i/>
          <w:sz w:val="24"/>
          <w:szCs w:val="24"/>
          <w:lang w:val="kk-KZ"/>
        </w:rPr>
      </w:pPr>
    </w:p>
    <w:p w14:paraId="2900F5D3" w14:textId="24E37B97" w:rsidR="007E349E" w:rsidRDefault="007E349E" w:rsidP="006514E4">
      <w:pPr>
        <w:tabs>
          <w:tab w:val="left" w:pos="426"/>
        </w:tabs>
        <w:spacing w:after="0" w:line="240" w:lineRule="auto"/>
        <w:jc w:val="both"/>
        <w:rPr>
          <w:rFonts w:ascii="Times New Roman" w:eastAsia="Times New Roman" w:hAnsi="Times New Roman" w:cs="Times New Roman"/>
          <w:i/>
          <w:sz w:val="24"/>
          <w:szCs w:val="24"/>
          <w:lang w:val="kk-KZ"/>
        </w:rPr>
      </w:pPr>
    </w:p>
    <w:p w14:paraId="460924D3" w14:textId="67D68BBD" w:rsidR="007E349E" w:rsidRDefault="007E349E" w:rsidP="006514E4">
      <w:pPr>
        <w:tabs>
          <w:tab w:val="left" w:pos="426"/>
        </w:tabs>
        <w:spacing w:after="0" w:line="240" w:lineRule="auto"/>
        <w:jc w:val="both"/>
        <w:rPr>
          <w:rFonts w:ascii="Times New Roman" w:eastAsia="Times New Roman" w:hAnsi="Times New Roman" w:cs="Times New Roman"/>
          <w:i/>
          <w:sz w:val="24"/>
          <w:szCs w:val="24"/>
          <w:lang w:val="kk-KZ"/>
        </w:rPr>
      </w:pPr>
    </w:p>
    <w:tbl>
      <w:tblPr>
        <w:tblStyle w:val="a5"/>
        <w:tblW w:w="10207" w:type="dxa"/>
        <w:tblInd w:w="-714" w:type="dxa"/>
        <w:tblLook w:val="04A0" w:firstRow="1" w:lastRow="0" w:firstColumn="1" w:lastColumn="0" w:noHBand="0" w:noVBand="1"/>
      </w:tblPr>
      <w:tblGrid>
        <w:gridCol w:w="5104"/>
        <w:gridCol w:w="5103"/>
      </w:tblGrid>
      <w:tr w:rsidR="005E6667" w:rsidRPr="005E6667" w14:paraId="7593A6E1" w14:textId="77777777" w:rsidTr="004E14D0">
        <w:trPr>
          <w:trHeight w:val="4263"/>
        </w:trPr>
        <w:tc>
          <w:tcPr>
            <w:tcW w:w="51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A801FF" w14:textId="50853EC7" w:rsidR="00C05D6A" w:rsidRPr="005E6667" w:rsidRDefault="00DE2318" w:rsidP="00DE2318">
            <w:pPr>
              <w:jc w:val="center"/>
              <w:rPr>
                <w:rFonts w:ascii="Times New Roman" w:hAnsi="Times New Roman" w:cs="Times New Roman"/>
                <w:b/>
                <w:sz w:val="24"/>
                <w:szCs w:val="24"/>
                <w:lang w:val="kk-KZ"/>
              </w:rPr>
            </w:pPr>
            <w:r>
              <w:rPr>
                <w:rFonts w:ascii="Times New Roman" w:eastAsia="Calibri" w:hAnsi="Times New Roman" w:cs="Times New Roman"/>
                <w:b/>
                <w:sz w:val="24"/>
                <w:szCs w:val="24"/>
                <w:lang w:val="kk-KZ"/>
              </w:rPr>
              <w:lastRenderedPageBreak/>
              <w:t>НЕСИЕ</w:t>
            </w:r>
            <w:r w:rsidR="00C05D6A" w:rsidRPr="005E6667">
              <w:rPr>
                <w:rFonts w:ascii="Times New Roman" w:eastAsia="Calibri" w:hAnsi="Times New Roman" w:cs="Times New Roman"/>
                <w:b/>
                <w:sz w:val="24"/>
                <w:szCs w:val="24"/>
                <w:lang w:val="kk-KZ"/>
              </w:rPr>
              <w:t xml:space="preserve"> ҰСЫНУ ТУРАЛЫ </w:t>
            </w:r>
            <w:r w:rsidR="00491C81" w:rsidRPr="00DE2318">
              <w:rPr>
                <w:rFonts w:ascii="Times New Roman" w:eastAsia="Times New Roman" w:hAnsi="Times New Roman" w:cs="Times New Roman"/>
                <w:b/>
                <w:bCs/>
                <w:sz w:val="24"/>
                <w:szCs w:val="24"/>
                <w:lang w:val="kk-KZ"/>
              </w:rPr>
              <w:t>______</w:t>
            </w:r>
            <w:r w:rsidR="00D105D1" w:rsidRPr="005E6667">
              <w:rPr>
                <w:rFonts w:ascii="Times New Roman" w:eastAsia="Times New Roman" w:hAnsi="Times New Roman" w:cs="Times New Roman"/>
                <w:sz w:val="24"/>
                <w:szCs w:val="24"/>
                <w:lang w:val="kk-KZ"/>
              </w:rPr>
              <w:t> </w:t>
            </w:r>
            <w:r w:rsidR="00C05D6A" w:rsidRPr="005E6667">
              <w:rPr>
                <w:rFonts w:ascii="Times New Roman" w:hAnsi="Times New Roman" w:cs="Times New Roman"/>
                <w:b/>
                <w:sz w:val="24"/>
                <w:szCs w:val="24"/>
                <w:lang w:val="kk-KZ"/>
              </w:rPr>
              <w:t xml:space="preserve">жылғы № </w:t>
            </w:r>
            <w:r w:rsidR="00491C81">
              <w:rPr>
                <w:rFonts w:ascii="Times New Roman" w:hAnsi="Times New Roman" w:cs="Times New Roman"/>
                <w:b/>
                <w:sz w:val="24"/>
                <w:szCs w:val="24"/>
                <w:lang w:val="kk-KZ"/>
              </w:rPr>
              <w:t>________</w:t>
            </w:r>
            <w:r w:rsidR="00533AE9" w:rsidRPr="005E6667">
              <w:rPr>
                <w:rFonts w:ascii="Times New Roman" w:eastAsia="Times New Roman" w:hAnsi="Times New Roman" w:cs="Times New Roman"/>
                <w:b/>
                <w:sz w:val="24"/>
                <w:szCs w:val="24"/>
                <w:lang w:val="kk-KZ"/>
              </w:rPr>
              <w:t xml:space="preserve"> </w:t>
            </w:r>
            <w:r w:rsidR="00C05D6A" w:rsidRPr="005E6667">
              <w:rPr>
                <w:rFonts w:ascii="Times New Roman" w:hAnsi="Times New Roman" w:cs="Times New Roman"/>
                <w:b/>
                <w:sz w:val="24"/>
                <w:szCs w:val="24"/>
                <w:lang w:val="kk-KZ"/>
              </w:rPr>
              <w:t>ШАРТҚА</w:t>
            </w:r>
          </w:p>
          <w:p w14:paraId="48614BE8" w14:textId="77777777" w:rsidR="00C05D6A" w:rsidRPr="005E6667" w:rsidRDefault="00C05D6A" w:rsidP="00DE2318">
            <w:pPr>
              <w:jc w:val="center"/>
              <w:rPr>
                <w:rFonts w:ascii="Times New Roman" w:eastAsia="Times New Roman" w:hAnsi="Times New Roman" w:cs="Times New Roman"/>
                <w:b/>
                <w:sz w:val="24"/>
                <w:szCs w:val="24"/>
                <w:lang w:val="kk-KZ"/>
              </w:rPr>
            </w:pPr>
            <w:r w:rsidRPr="005E6667">
              <w:rPr>
                <w:rFonts w:ascii="Times New Roman" w:eastAsia="Times New Roman" w:hAnsi="Times New Roman" w:cs="Times New Roman"/>
                <w:b/>
                <w:sz w:val="24"/>
                <w:szCs w:val="24"/>
                <w:lang w:val="kk-KZ"/>
              </w:rPr>
              <w:t>№1 қосымша</w:t>
            </w:r>
          </w:p>
          <w:p w14:paraId="0D55205C" w14:textId="65ADC0F9" w:rsidR="00C05D6A" w:rsidRDefault="00F549AE" w:rsidP="00DE2318">
            <w:pPr>
              <w:jc w:val="center"/>
              <w:rPr>
                <w:rFonts w:ascii="Times New Roman" w:eastAsia="Times New Roman" w:hAnsi="Times New Roman" w:cs="Times New Roman"/>
                <w:b/>
                <w:sz w:val="24"/>
                <w:szCs w:val="24"/>
                <w:lang w:val="kk-KZ"/>
              </w:rPr>
            </w:pPr>
            <w:r w:rsidRPr="00EF22CE">
              <w:rPr>
                <w:rFonts w:ascii="Times New Roman" w:eastAsia="Calibri" w:hAnsi="Times New Roman" w:cs="Times New Roman"/>
                <w:b/>
                <w:bCs/>
                <w:iCs/>
                <w:sz w:val="24"/>
                <w:szCs w:val="24"/>
                <w:lang w:val="kk-KZ"/>
              </w:rPr>
              <w:t>А</w:t>
            </w:r>
            <w:r w:rsidRPr="00217CB7">
              <w:rPr>
                <w:rFonts w:ascii="Times New Roman" w:hAnsi="Times New Roman" w:cs="Times New Roman"/>
                <w:b/>
                <w:bCs/>
                <w:color w:val="000000"/>
                <w:sz w:val="24"/>
                <w:szCs w:val="24"/>
                <w:lang w:val="kk-KZ"/>
              </w:rPr>
              <w:t>ШӨК</w:t>
            </w:r>
            <w:r w:rsidR="005219E3" w:rsidRPr="005E6667">
              <w:rPr>
                <w:rFonts w:ascii="Times New Roman" w:eastAsia="Times New Roman" w:hAnsi="Times New Roman" w:cs="Times New Roman"/>
                <w:b/>
                <w:sz w:val="24"/>
                <w:szCs w:val="24"/>
                <w:lang w:val="kk-KZ"/>
              </w:rPr>
              <w:t xml:space="preserve"> </w:t>
            </w:r>
            <w:r w:rsidR="00491C81" w:rsidRPr="005E6667">
              <w:rPr>
                <w:rFonts w:ascii="Times New Roman" w:hAnsi="Times New Roman" w:cs="Times New Roman"/>
                <w:b/>
                <w:sz w:val="24"/>
                <w:szCs w:val="24"/>
                <w:lang w:val="kk-KZ"/>
              </w:rPr>
              <w:t>«</w:t>
            </w:r>
            <w:r w:rsidR="00491C81">
              <w:rPr>
                <w:rFonts w:ascii="Times New Roman" w:hAnsi="Times New Roman" w:cs="Times New Roman"/>
                <w:b/>
                <w:bCs/>
                <w:sz w:val="24"/>
                <w:szCs w:val="24"/>
                <w:lang w:val="kk-KZ"/>
              </w:rPr>
              <w:t>_________</w:t>
            </w:r>
            <w:r w:rsidR="00491C81" w:rsidRPr="005E6667">
              <w:rPr>
                <w:rFonts w:ascii="Times New Roman" w:hAnsi="Times New Roman" w:cs="Times New Roman"/>
                <w:b/>
                <w:bCs/>
                <w:sz w:val="24"/>
                <w:szCs w:val="24"/>
                <w:lang w:val="kk-KZ"/>
              </w:rPr>
              <w:t>»</w:t>
            </w:r>
            <w:r w:rsidR="00491C81">
              <w:rPr>
                <w:rFonts w:ascii="Times New Roman" w:hAnsi="Times New Roman" w:cs="Times New Roman"/>
                <w:b/>
                <w:bCs/>
                <w:sz w:val="24"/>
                <w:szCs w:val="24"/>
                <w:lang w:val="kk-KZ"/>
              </w:rPr>
              <w:t xml:space="preserve"> _________ </w:t>
            </w:r>
            <w:r w:rsidR="005219E3" w:rsidRPr="005E6667">
              <w:rPr>
                <w:rFonts w:ascii="Times New Roman" w:eastAsia="Times New Roman" w:hAnsi="Times New Roman" w:cs="Times New Roman"/>
                <w:b/>
                <w:sz w:val="24"/>
                <w:szCs w:val="24"/>
                <w:lang w:val="kk-KZ"/>
              </w:rPr>
              <w:t>қ</w:t>
            </w:r>
            <w:r w:rsidR="00C05D6A" w:rsidRPr="005E6667">
              <w:rPr>
                <w:rFonts w:ascii="Times New Roman" w:eastAsia="Times New Roman" w:hAnsi="Times New Roman" w:cs="Times New Roman"/>
                <w:b/>
                <w:sz w:val="24"/>
                <w:szCs w:val="24"/>
                <w:lang w:val="kk-KZ"/>
              </w:rPr>
              <w:t>арыз алушының негізгі қарыз бен сыйақыны өтеу кестесі</w:t>
            </w:r>
          </w:p>
          <w:p w14:paraId="0B1E6096" w14:textId="77777777" w:rsidR="00DE2318" w:rsidRPr="004D6711" w:rsidRDefault="00DE2318" w:rsidP="00DE2318">
            <w:pPr>
              <w:jc w:val="center"/>
              <w:rPr>
                <w:rFonts w:ascii="Times New Roman" w:eastAsia="Times New Roman" w:hAnsi="Times New Roman" w:cs="Times New Roman"/>
                <w:b/>
                <w:sz w:val="24"/>
                <w:szCs w:val="24"/>
                <w:lang w:val="kk-KZ"/>
              </w:rPr>
            </w:pPr>
          </w:p>
          <w:p w14:paraId="15C72944" w14:textId="130F2D49" w:rsidR="00C05D6A" w:rsidRPr="007A548E" w:rsidRDefault="00DE2318" w:rsidP="00C05D6A">
            <w:pPr>
              <w:tabs>
                <w:tab w:val="left" w:pos="2835"/>
              </w:tabs>
              <w:jc w:val="both"/>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lang w:val="kk-KZ"/>
              </w:rPr>
              <w:t>Несие</w:t>
            </w:r>
            <w:r w:rsidR="00C05D6A" w:rsidRPr="005E6667">
              <w:rPr>
                <w:rFonts w:ascii="Times New Roman" w:eastAsia="Times New Roman" w:hAnsi="Times New Roman" w:cs="Times New Roman"/>
                <w:sz w:val="24"/>
                <w:szCs w:val="24"/>
                <w:lang w:val="kk-KZ"/>
              </w:rPr>
              <w:t xml:space="preserve"> сомасы: </w:t>
            </w:r>
            <w:r w:rsidR="00491C81">
              <w:rPr>
                <w:rFonts w:ascii="Times New Roman" w:hAnsi="Times New Roman" w:cs="Times New Roman"/>
                <w:sz w:val="24"/>
                <w:szCs w:val="24"/>
                <w:lang w:val="kk-KZ"/>
              </w:rPr>
              <w:t>_______</w:t>
            </w:r>
            <w:r w:rsidR="00491C81" w:rsidRPr="004D6711">
              <w:rPr>
                <w:rFonts w:ascii="Times New Roman" w:hAnsi="Times New Roman" w:cs="Times New Roman"/>
                <w:sz w:val="24"/>
                <w:szCs w:val="24"/>
                <w:lang w:val="kk-KZ"/>
              </w:rPr>
              <w:t xml:space="preserve"> </w:t>
            </w:r>
            <w:r w:rsidR="00190AC1" w:rsidRPr="004D6711">
              <w:rPr>
                <w:rFonts w:ascii="Times New Roman" w:hAnsi="Times New Roman" w:cs="Times New Roman"/>
                <w:sz w:val="24"/>
                <w:szCs w:val="24"/>
                <w:lang w:val="kk-KZ"/>
              </w:rPr>
              <w:t>(</w:t>
            </w:r>
            <w:r w:rsidR="00491C81">
              <w:rPr>
                <w:rFonts w:ascii="Times New Roman" w:hAnsi="Times New Roman" w:cs="Times New Roman"/>
                <w:sz w:val="24"/>
                <w:szCs w:val="24"/>
                <w:lang w:val="kk-KZ"/>
              </w:rPr>
              <w:t>жазбаша</w:t>
            </w:r>
            <w:r w:rsidR="00190AC1" w:rsidRPr="004D6711">
              <w:rPr>
                <w:rFonts w:ascii="Times New Roman" w:hAnsi="Times New Roman" w:cs="Times New Roman"/>
                <w:sz w:val="24"/>
                <w:szCs w:val="24"/>
                <w:lang w:val="kk-KZ"/>
              </w:rPr>
              <w:t>) теңге</w:t>
            </w:r>
            <w:r w:rsidR="00F85423" w:rsidRPr="007A548E">
              <w:rPr>
                <w:rFonts w:ascii="Times New Roman" w:eastAsia="Times New Roman" w:hAnsi="Times New Roman" w:cs="Times New Roman"/>
                <w:sz w:val="24"/>
                <w:szCs w:val="24"/>
                <w:lang w:val="kk-KZ"/>
              </w:rPr>
              <w:t>.</w:t>
            </w:r>
          </w:p>
          <w:p w14:paraId="7367ABC8" w14:textId="5B79D2B1" w:rsidR="00491C81" w:rsidRPr="007A548E" w:rsidRDefault="000A39E7" w:rsidP="00491C81">
            <w:pPr>
              <w:tabs>
                <w:tab w:val="left" w:pos="426"/>
              </w:tabs>
              <w:jc w:val="both"/>
              <w:rPr>
                <w:rFonts w:ascii="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Сыйақы мөлшерлемесі: </w:t>
            </w:r>
            <w:r w:rsidR="00491C81" w:rsidRPr="007A548E">
              <w:rPr>
                <w:rFonts w:ascii="Times New Roman" w:hAnsi="Times New Roman" w:cs="Times New Roman"/>
                <w:sz w:val="24"/>
                <w:szCs w:val="24"/>
                <w:lang w:val="kk-KZ"/>
              </w:rPr>
              <w:t>___________ %</w:t>
            </w:r>
          </w:p>
          <w:p w14:paraId="4304E518" w14:textId="77777777" w:rsidR="00491C81" w:rsidRPr="00E8478B" w:rsidRDefault="000A39E7" w:rsidP="00491C81">
            <w:pPr>
              <w:tabs>
                <w:tab w:val="left" w:pos="426"/>
              </w:tabs>
              <w:jc w:val="both"/>
              <w:rPr>
                <w:rFonts w:ascii="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Жылдық тиімді сыйақы мөлшерлемесі </w:t>
            </w:r>
            <w:r w:rsidR="00491C81" w:rsidRPr="00E8478B">
              <w:rPr>
                <w:rFonts w:ascii="Times New Roman" w:hAnsi="Times New Roman" w:cs="Times New Roman"/>
                <w:sz w:val="24"/>
                <w:szCs w:val="24"/>
                <w:lang w:val="kk-KZ"/>
              </w:rPr>
              <w:t>___________ %</w:t>
            </w:r>
          </w:p>
          <w:p w14:paraId="3C42D869" w14:textId="3697FE05" w:rsidR="004D6711" w:rsidRDefault="000A39E7" w:rsidP="000A39E7">
            <w:pPr>
              <w:tabs>
                <w:tab w:val="left" w:pos="2835"/>
              </w:tabs>
              <w:jc w:val="both"/>
              <w:rPr>
                <w:rFonts w:ascii="Times New Roman" w:hAnsi="Times New Roman" w:cs="Times New Roman"/>
                <w:sz w:val="24"/>
                <w:szCs w:val="24"/>
                <w:lang w:val="kk-KZ"/>
              </w:rPr>
            </w:pPr>
            <w:r w:rsidRPr="005E6667">
              <w:rPr>
                <w:rFonts w:ascii="Times New Roman" w:eastAsia="Times New Roman" w:hAnsi="Times New Roman" w:cs="Times New Roman"/>
                <w:sz w:val="24"/>
                <w:szCs w:val="24"/>
                <w:lang w:val="kk-KZ"/>
              </w:rPr>
              <w:t xml:space="preserve">Қарыз алушы таңдаған кредитті өтеу әдісі </w:t>
            </w:r>
            <w:r w:rsidR="007A548E" w:rsidRPr="00E8478B">
              <w:rPr>
                <w:rFonts w:ascii="Times New Roman" w:hAnsi="Times New Roman" w:cs="Times New Roman"/>
                <w:sz w:val="24"/>
                <w:szCs w:val="24"/>
                <w:lang w:val="kk-KZ"/>
              </w:rPr>
              <w:t>дифференциалды / аннуитеттік</w:t>
            </w:r>
          </w:p>
          <w:p w14:paraId="2C5EDAB2" w14:textId="77777777" w:rsidR="009A5564" w:rsidRPr="004D6711" w:rsidRDefault="009A5564" w:rsidP="000A39E7">
            <w:pPr>
              <w:tabs>
                <w:tab w:val="left" w:pos="2835"/>
              </w:tabs>
              <w:jc w:val="both"/>
              <w:rPr>
                <w:rFonts w:ascii="Times New Roman" w:hAnsi="Times New Roman" w:cs="Times New Roman"/>
                <w:sz w:val="24"/>
                <w:szCs w:val="24"/>
                <w:lang w:val="kk-KZ"/>
              </w:rPr>
            </w:pPr>
          </w:p>
          <w:p w14:paraId="119E27D5" w14:textId="2916B45B" w:rsidR="000A39E7" w:rsidRPr="005E6667" w:rsidRDefault="00633CAD" w:rsidP="000A39E7">
            <w:pPr>
              <w:tabs>
                <w:tab w:val="left" w:pos="2835"/>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Мерзімділігі:</w:t>
            </w:r>
            <w:r w:rsidR="00491C81">
              <w:rPr>
                <w:rFonts w:ascii="Times New Roman" w:eastAsia="Times New Roman" w:hAnsi="Times New Roman" w:cs="Times New Roman"/>
                <w:sz w:val="24"/>
                <w:szCs w:val="24"/>
                <w:lang w:val="kk-KZ"/>
              </w:rPr>
              <w:t xml:space="preserve"> </w:t>
            </w:r>
            <w:r w:rsidR="00491C81">
              <w:rPr>
                <w:rFonts w:ascii="Times New Roman" w:hAnsi="Times New Roman" w:cs="Times New Roman"/>
                <w:sz w:val="24"/>
                <w:szCs w:val="24"/>
              </w:rPr>
              <w:t xml:space="preserve">___________ </w:t>
            </w:r>
          </w:p>
          <w:p w14:paraId="339D9431" w14:textId="0425E44F" w:rsidR="00C05D6A" w:rsidRPr="005E6667" w:rsidRDefault="00505B31" w:rsidP="009B6949">
            <w:pPr>
              <w:tabs>
                <w:tab w:val="left" w:pos="2835"/>
              </w:tabs>
              <w:jc w:val="both"/>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lang w:val="kk-KZ"/>
              </w:rPr>
              <w:t>Беру күні:</w:t>
            </w:r>
            <w:r w:rsidR="00491C81">
              <w:rPr>
                <w:rFonts w:ascii="Times New Roman" w:hAnsi="Times New Roman" w:cs="Times New Roman"/>
                <w:sz w:val="24"/>
                <w:szCs w:val="24"/>
              </w:rPr>
              <w:t xml:space="preserve"> ___________  </w:t>
            </w:r>
            <w:r w:rsidR="00C05D6A" w:rsidRPr="005E6667">
              <w:rPr>
                <w:rFonts w:ascii="Times New Roman" w:eastAsia="Times New Roman" w:hAnsi="Times New Roman" w:cs="Times New Roman"/>
                <w:sz w:val="24"/>
                <w:szCs w:val="24"/>
                <w:lang w:val="kk-KZ"/>
              </w:rPr>
              <w:t xml:space="preserve">жыл </w:t>
            </w:r>
          </w:p>
        </w:tc>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4AFABC" w14:textId="77777777" w:rsidR="00C05D6A" w:rsidRPr="005E6667" w:rsidRDefault="00C05D6A" w:rsidP="00491C81">
            <w:pPr>
              <w:tabs>
                <w:tab w:val="left" w:pos="426"/>
              </w:tabs>
              <w:jc w:val="center"/>
              <w:rPr>
                <w:rFonts w:ascii="Times New Roman" w:eastAsia="Times New Roman" w:hAnsi="Times New Roman" w:cs="Times New Roman"/>
                <w:b/>
                <w:sz w:val="24"/>
                <w:szCs w:val="24"/>
                <w:lang w:val="kk-KZ"/>
              </w:rPr>
            </w:pPr>
            <w:r w:rsidRPr="005E6667">
              <w:rPr>
                <w:rFonts w:ascii="Times New Roman" w:eastAsia="Times New Roman" w:hAnsi="Times New Roman" w:cs="Times New Roman"/>
                <w:b/>
                <w:sz w:val="24"/>
                <w:szCs w:val="24"/>
              </w:rPr>
              <w:t>Приложение №1</w:t>
            </w:r>
          </w:p>
          <w:p w14:paraId="6ECC6E49" w14:textId="4C0869D4" w:rsidR="00491C81" w:rsidRPr="00491C81" w:rsidRDefault="00C05D6A" w:rsidP="00491C81">
            <w:pPr>
              <w:tabs>
                <w:tab w:val="left" w:pos="426"/>
              </w:tabs>
              <w:jc w:val="center"/>
              <w:rPr>
                <w:rFonts w:ascii="Times New Roman" w:hAnsi="Times New Roman" w:cs="Times New Roman"/>
                <w:sz w:val="24"/>
                <w:szCs w:val="24"/>
                <w:lang w:val="kk-KZ"/>
              </w:rPr>
            </w:pPr>
            <w:r w:rsidRPr="005E6667">
              <w:rPr>
                <w:rFonts w:ascii="Times New Roman" w:eastAsia="Times New Roman" w:hAnsi="Times New Roman" w:cs="Times New Roman"/>
                <w:b/>
                <w:sz w:val="24"/>
                <w:szCs w:val="24"/>
              </w:rPr>
              <w:t>к ДОГОВОРУ О ПРЕДОСТАВЛЕНИИ КРЕДИТА №</w:t>
            </w:r>
            <w:r w:rsidR="00491C81">
              <w:rPr>
                <w:rFonts w:ascii="Times New Roman" w:eastAsia="Times New Roman" w:hAnsi="Times New Roman" w:cs="Times New Roman"/>
                <w:b/>
                <w:sz w:val="24"/>
                <w:szCs w:val="24"/>
                <w:lang w:val="kk-KZ"/>
              </w:rPr>
              <w:t xml:space="preserve"> </w:t>
            </w:r>
            <w:r w:rsidR="00491C81">
              <w:rPr>
                <w:rFonts w:ascii="Times New Roman" w:hAnsi="Times New Roman" w:cs="Times New Roman"/>
                <w:sz w:val="24"/>
                <w:szCs w:val="24"/>
              </w:rPr>
              <w:t>___________</w:t>
            </w:r>
          </w:p>
          <w:p w14:paraId="3A81DD75" w14:textId="031D9BF0" w:rsidR="00C05D6A" w:rsidRPr="005E6667" w:rsidRDefault="00C05D6A" w:rsidP="00491C81">
            <w:pPr>
              <w:jc w:val="center"/>
              <w:rPr>
                <w:rFonts w:ascii="Times New Roman" w:eastAsia="Times New Roman" w:hAnsi="Times New Roman" w:cs="Times New Roman"/>
                <w:b/>
                <w:sz w:val="24"/>
                <w:szCs w:val="24"/>
              </w:rPr>
            </w:pPr>
            <w:r w:rsidRPr="005E6667">
              <w:rPr>
                <w:rFonts w:ascii="Times New Roman" w:eastAsia="Times New Roman" w:hAnsi="Times New Roman" w:cs="Times New Roman"/>
                <w:b/>
                <w:sz w:val="24"/>
                <w:szCs w:val="24"/>
              </w:rPr>
              <w:t>от</w:t>
            </w:r>
            <w:r w:rsidR="009A0B84" w:rsidRPr="005E6667">
              <w:rPr>
                <w:rFonts w:ascii="Times New Roman" w:eastAsia="Times New Roman" w:hAnsi="Times New Roman" w:cs="Times New Roman"/>
                <w:b/>
                <w:sz w:val="24"/>
                <w:szCs w:val="24"/>
                <w:lang w:val="kk-KZ"/>
              </w:rPr>
              <w:t xml:space="preserve"> </w:t>
            </w:r>
            <w:r w:rsidR="00491C81">
              <w:rPr>
                <w:rFonts w:ascii="Times New Roman" w:eastAsia="Times New Roman" w:hAnsi="Times New Roman" w:cs="Times New Roman"/>
                <w:b/>
                <w:sz w:val="24"/>
                <w:szCs w:val="24"/>
              </w:rPr>
              <w:t>_______</w:t>
            </w:r>
            <w:r w:rsidR="00D105D1" w:rsidRPr="005E6667">
              <w:rPr>
                <w:rFonts w:ascii="Times New Roman" w:eastAsia="Times New Roman" w:hAnsi="Times New Roman" w:cs="Times New Roman"/>
                <w:sz w:val="24"/>
                <w:szCs w:val="24"/>
                <w:lang w:val="kk-KZ"/>
              </w:rPr>
              <w:t> </w:t>
            </w:r>
            <w:r w:rsidRPr="005E6667">
              <w:rPr>
                <w:rFonts w:ascii="Times New Roman" w:eastAsia="Times New Roman" w:hAnsi="Times New Roman" w:cs="Times New Roman"/>
                <w:b/>
                <w:sz w:val="24"/>
                <w:szCs w:val="24"/>
                <w:lang w:val="kk-KZ"/>
              </w:rPr>
              <w:t>г.</w:t>
            </w:r>
          </w:p>
          <w:p w14:paraId="4AE9840E" w14:textId="0310686C" w:rsidR="008C4D81" w:rsidRPr="005E6667" w:rsidRDefault="00C05D6A" w:rsidP="00491C81">
            <w:pPr>
              <w:adjustRightInd w:val="0"/>
              <w:ind w:left="34"/>
              <w:jc w:val="center"/>
              <w:rPr>
                <w:rFonts w:ascii="Times New Roman" w:hAnsi="Times New Roman" w:cs="Times New Roman"/>
                <w:b/>
                <w:bCs/>
                <w:sz w:val="24"/>
                <w:szCs w:val="24"/>
                <w:lang w:val="kk-KZ"/>
              </w:rPr>
            </w:pPr>
            <w:r w:rsidRPr="005E6667">
              <w:rPr>
                <w:rFonts w:ascii="Times New Roman" w:eastAsia="Times New Roman" w:hAnsi="Times New Roman" w:cs="Times New Roman"/>
                <w:b/>
                <w:sz w:val="24"/>
                <w:szCs w:val="24"/>
              </w:rPr>
              <w:t xml:space="preserve">График погашения основного долга и вознаграждения Заемщика </w:t>
            </w:r>
            <w:r w:rsidR="00F549AE" w:rsidRPr="00F549AE">
              <w:rPr>
                <w:rFonts w:ascii="Times New Roman" w:hAnsi="Times New Roman" w:cs="Times New Roman"/>
                <w:b/>
                <w:bCs/>
                <w:noProof/>
                <w:sz w:val="24"/>
                <w:szCs w:val="24"/>
                <w:lang w:val="kk-KZ"/>
              </w:rPr>
              <w:t>СПК</w:t>
            </w:r>
            <w:r w:rsidRPr="005E6667">
              <w:rPr>
                <w:rFonts w:ascii="Times New Roman" w:eastAsia="Times New Roman" w:hAnsi="Times New Roman" w:cs="Times New Roman"/>
                <w:b/>
                <w:sz w:val="24"/>
                <w:szCs w:val="24"/>
              </w:rPr>
              <w:t xml:space="preserve"> </w:t>
            </w:r>
            <w:r w:rsidR="004D6711" w:rsidRPr="005E6667">
              <w:rPr>
                <w:rFonts w:ascii="Times New Roman" w:hAnsi="Times New Roman" w:cs="Times New Roman"/>
                <w:b/>
                <w:sz w:val="24"/>
                <w:szCs w:val="24"/>
                <w:lang w:val="kk-KZ"/>
              </w:rPr>
              <w:t>«</w:t>
            </w:r>
            <w:r w:rsidR="00491C81">
              <w:rPr>
                <w:rFonts w:ascii="Times New Roman" w:hAnsi="Times New Roman" w:cs="Times New Roman"/>
                <w:b/>
                <w:bCs/>
                <w:sz w:val="24"/>
                <w:szCs w:val="24"/>
                <w:lang w:val="kk-KZ"/>
              </w:rPr>
              <w:t>_________</w:t>
            </w:r>
            <w:r w:rsidR="004D6711" w:rsidRPr="005E6667">
              <w:rPr>
                <w:rFonts w:ascii="Times New Roman" w:hAnsi="Times New Roman" w:cs="Times New Roman"/>
                <w:b/>
                <w:bCs/>
                <w:sz w:val="24"/>
                <w:szCs w:val="24"/>
                <w:lang w:val="kk-KZ"/>
              </w:rPr>
              <w:t xml:space="preserve">» </w:t>
            </w:r>
            <w:r w:rsidR="00491C81">
              <w:rPr>
                <w:rFonts w:ascii="Times New Roman" w:hAnsi="Times New Roman" w:cs="Times New Roman"/>
                <w:b/>
                <w:bCs/>
                <w:sz w:val="24"/>
                <w:szCs w:val="24"/>
                <w:lang w:val="kk-KZ"/>
              </w:rPr>
              <w:t>____________</w:t>
            </w:r>
          </w:p>
          <w:p w14:paraId="56C79378" w14:textId="4482C0A5" w:rsidR="00C05D6A" w:rsidRPr="005E6667" w:rsidRDefault="00C05D6A" w:rsidP="00C05D6A">
            <w:pPr>
              <w:tabs>
                <w:tab w:val="left" w:pos="426"/>
              </w:tabs>
              <w:jc w:val="both"/>
              <w:rPr>
                <w:rFonts w:ascii="Times New Roman" w:hAnsi="Times New Roman" w:cs="Times New Roman"/>
                <w:sz w:val="24"/>
                <w:szCs w:val="24"/>
              </w:rPr>
            </w:pPr>
            <w:r w:rsidRPr="005E6667">
              <w:rPr>
                <w:rFonts w:ascii="Times New Roman" w:hAnsi="Times New Roman" w:cs="Times New Roman"/>
                <w:sz w:val="24"/>
                <w:szCs w:val="24"/>
              </w:rPr>
              <w:t xml:space="preserve">Сумма кредита </w:t>
            </w:r>
            <w:r w:rsidR="00491C81">
              <w:rPr>
                <w:rFonts w:ascii="Times New Roman" w:hAnsi="Times New Roman" w:cs="Times New Roman"/>
                <w:sz w:val="24"/>
                <w:szCs w:val="24"/>
                <w:lang w:val="kk-KZ"/>
              </w:rPr>
              <w:t>_______</w:t>
            </w:r>
            <w:r w:rsidR="004D6711" w:rsidRPr="004D6711">
              <w:rPr>
                <w:rFonts w:ascii="Times New Roman" w:hAnsi="Times New Roman" w:cs="Times New Roman"/>
                <w:sz w:val="24"/>
                <w:szCs w:val="24"/>
                <w:lang w:val="kk-KZ"/>
              </w:rPr>
              <w:t xml:space="preserve"> </w:t>
            </w:r>
            <w:r w:rsidR="00F20E6F" w:rsidRPr="004D6711">
              <w:rPr>
                <w:rFonts w:ascii="Times New Roman" w:hAnsi="Times New Roman" w:cs="Times New Roman"/>
                <w:sz w:val="24"/>
                <w:szCs w:val="24"/>
              </w:rPr>
              <w:t>(</w:t>
            </w:r>
            <w:r w:rsidR="00491C81">
              <w:rPr>
                <w:rFonts w:ascii="Times New Roman" w:hAnsi="Times New Roman" w:cs="Times New Roman"/>
                <w:sz w:val="24"/>
                <w:szCs w:val="24"/>
                <w:lang w:val="kk-KZ"/>
              </w:rPr>
              <w:t>прописью</w:t>
            </w:r>
            <w:r w:rsidR="00F20E6F" w:rsidRPr="004D6711">
              <w:rPr>
                <w:rFonts w:ascii="Times New Roman" w:hAnsi="Times New Roman" w:cs="Times New Roman"/>
                <w:sz w:val="24"/>
                <w:szCs w:val="24"/>
              </w:rPr>
              <w:t>)</w:t>
            </w:r>
            <w:r w:rsidR="00CF4FA0" w:rsidRPr="005E6667">
              <w:rPr>
                <w:rFonts w:ascii="Times New Roman" w:hAnsi="Times New Roman" w:cs="Times New Roman"/>
                <w:sz w:val="24"/>
                <w:szCs w:val="24"/>
                <w:lang w:val="kk-KZ"/>
              </w:rPr>
              <w:t xml:space="preserve"> тенге</w:t>
            </w:r>
            <w:r w:rsidR="00AE1776" w:rsidRPr="005E6667">
              <w:rPr>
                <w:rFonts w:ascii="Times New Roman" w:hAnsi="Times New Roman" w:cs="Times New Roman"/>
                <w:sz w:val="24"/>
                <w:szCs w:val="24"/>
              </w:rPr>
              <w:t>.</w:t>
            </w:r>
          </w:p>
          <w:p w14:paraId="00B267FA" w14:textId="5680DC55" w:rsidR="000A39E7" w:rsidRPr="005E6667" w:rsidRDefault="000A39E7" w:rsidP="000A39E7">
            <w:pPr>
              <w:tabs>
                <w:tab w:val="left" w:pos="426"/>
              </w:tabs>
              <w:jc w:val="both"/>
              <w:rPr>
                <w:rFonts w:ascii="Times New Roman" w:hAnsi="Times New Roman" w:cs="Times New Roman"/>
                <w:sz w:val="24"/>
                <w:szCs w:val="24"/>
              </w:rPr>
            </w:pPr>
            <w:r w:rsidRPr="005E6667">
              <w:rPr>
                <w:rFonts w:ascii="Times New Roman" w:hAnsi="Times New Roman" w:cs="Times New Roman"/>
                <w:sz w:val="24"/>
                <w:szCs w:val="24"/>
              </w:rPr>
              <w:t xml:space="preserve">Ставка вознаграждения </w:t>
            </w:r>
            <w:r w:rsidR="00491C81">
              <w:rPr>
                <w:rFonts w:ascii="Times New Roman" w:hAnsi="Times New Roman" w:cs="Times New Roman"/>
                <w:sz w:val="24"/>
                <w:szCs w:val="24"/>
              </w:rPr>
              <w:t>___________ %</w:t>
            </w:r>
          </w:p>
          <w:p w14:paraId="0180D2DB" w14:textId="77777777" w:rsidR="00491C81" w:rsidRDefault="000A39E7" w:rsidP="000A39E7">
            <w:pPr>
              <w:tabs>
                <w:tab w:val="left" w:pos="426"/>
                <w:tab w:val="left" w:pos="567"/>
              </w:tabs>
              <w:jc w:val="both"/>
              <w:rPr>
                <w:rFonts w:ascii="Times New Roman" w:hAnsi="Times New Roman" w:cs="Times New Roman"/>
                <w:sz w:val="24"/>
                <w:szCs w:val="24"/>
              </w:rPr>
            </w:pPr>
            <w:r w:rsidRPr="005E6667">
              <w:rPr>
                <w:rFonts w:ascii="Times New Roman" w:hAnsi="Times New Roman" w:cs="Times New Roman"/>
                <w:sz w:val="24"/>
                <w:szCs w:val="24"/>
              </w:rPr>
              <w:t xml:space="preserve">Годовая эффективная ставка вознаграждения </w:t>
            </w:r>
            <w:r w:rsidR="00491C81">
              <w:rPr>
                <w:rFonts w:ascii="Times New Roman" w:hAnsi="Times New Roman" w:cs="Times New Roman"/>
                <w:sz w:val="24"/>
                <w:szCs w:val="24"/>
              </w:rPr>
              <w:t>___________ %</w:t>
            </w:r>
          </w:p>
          <w:p w14:paraId="794CAE22" w14:textId="6DE063F9" w:rsidR="00491C81" w:rsidRDefault="000A39E7" w:rsidP="000A39E7">
            <w:pPr>
              <w:tabs>
                <w:tab w:val="left" w:pos="426"/>
                <w:tab w:val="left" w:pos="567"/>
              </w:tabs>
              <w:jc w:val="both"/>
              <w:rPr>
                <w:rFonts w:ascii="Times New Roman" w:hAnsi="Times New Roman" w:cs="Times New Roman"/>
                <w:sz w:val="24"/>
                <w:szCs w:val="24"/>
              </w:rPr>
            </w:pPr>
            <w:r w:rsidRPr="005E6667">
              <w:rPr>
                <w:rFonts w:ascii="Times New Roman" w:hAnsi="Times New Roman" w:cs="Times New Roman"/>
                <w:sz w:val="24"/>
                <w:szCs w:val="24"/>
              </w:rPr>
              <w:t>Метод погашения кредита, выбранный Заемщиком:</w:t>
            </w:r>
            <w:r w:rsidRPr="005E6667">
              <w:rPr>
                <w:rFonts w:ascii="Times New Roman" w:hAnsi="Times New Roman" w:cs="Times New Roman"/>
                <w:sz w:val="24"/>
                <w:szCs w:val="24"/>
                <w:lang w:val="kk-KZ"/>
              </w:rPr>
              <w:t xml:space="preserve"> </w:t>
            </w:r>
            <w:r w:rsidR="00DE2318" w:rsidRPr="00DE2318">
              <w:rPr>
                <w:rFonts w:ascii="Times New Roman" w:hAnsi="Times New Roman" w:cs="Times New Roman"/>
                <w:sz w:val="24"/>
                <w:szCs w:val="24"/>
              </w:rPr>
              <w:t>дифференцированный / аннуитетный</w:t>
            </w:r>
          </w:p>
          <w:p w14:paraId="0B7181DA" w14:textId="0AFC824C" w:rsidR="000A39E7" w:rsidRPr="005E6667" w:rsidRDefault="00F20E6F" w:rsidP="000A39E7">
            <w:pPr>
              <w:tabs>
                <w:tab w:val="left" w:pos="426"/>
                <w:tab w:val="left" w:pos="567"/>
              </w:tabs>
              <w:jc w:val="both"/>
              <w:rPr>
                <w:rFonts w:ascii="Times New Roman" w:hAnsi="Times New Roman" w:cs="Times New Roman"/>
                <w:sz w:val="24"/>
                <w:szCs w:val="24"/>
                <w:lang w:val="kk-KZ"/>
              </w:rPr>
            </w:pPr>
            <w:r w:rsidRPr="005E6667">
              <w:rPr>
                <w:rFonts w:ascii="Times New Roman" w:hAnsi="Times New Roman" w:cs="Times New Roman"/>
                <w:sz w:val="24"/>
                <w:szCs w:val="24"/>
              </w:rPr>
              <w:t>Периодичность:</w:t>
            </w:r>
            <w:r w:rsidRPr="005E6667">
              <w:rPr>
                <w:rFonts w:ascii="Times New Roman" w:hAnsi="Times New Roman" w:cs="Times New Roman"/>
                <w:sz w:val="24"/>
                <w:szCs w:val="24"/>
                <w:lang w:val="kk-KZ"/>
              </w:rPr>
              <w:t xml:space="preserve"> </w:t>
            </w:r>
            <w:r w:rsidR="00491C81">
              <w:rPr>
                <w:rFonts w:ascii="Times New Roman" w:hAnsi="Times New Roman" w:cs="Times New Roman"/>
                <w:sz w:val="24"/>
                <w:szCs w:val="24"/>
              </w:rPr>
              <w:t xml:space="preserve">___________ </w:t>
            </w:r>
          </w:p>
          <w:p w14:paraId="5513D9B4" w14:textId="2EFD42F0" w:rsidR="00602D05" w:rsidRPr="005E6667" w:rsidRDefault="00C05D6A" w:rsidP="00337C43">
            <w:pPr>
              <w:tabs>
                <w:tab w:val="left" w:pos="426"/>
              </w:tabs>
              <w:rPr>
                <w:rFonts w:ascii="Times New Roman" w:hAnsi="Times New Roman" w:cs="Times New Roman"/>
                <w:sz w:val="24"/>
                <w:szCs w:val="24"/>
              </w:rPr>
            </w:pPr>
            <w:r w:rsidRPr="005E6667">
              <w:rPr>
                <w:rFonts w:ascii="Times New Roman" w:hAnsi="Times New Roman" w:cs="Times New Roman"/>
                <w:sz w:val="24"/>
                <w:szCs w:val="24"/>
              </w:rPr>
              <w:t xml:space="preserve">Дата </w:t>
            </w:r>
            <w:r w:rsidR="00F20E6F" w:rsidRPr="005E6667">
              <w:rPr>
                <w:rFonts w:ascii="Times New Roman" w:hAnsi="Times New Roman" w:cs="Times New Roman"/>
                <w:sz w:val="24"/>
                <w:szCs w:val="24"/>
              </w:rPr>
              <w:t>выдачи:</w:t>
            </w:r>
            <w:r w:rsidR="00491C81">
              <w:rPr>
                <w:rFonts w:ascii="Times New Roman" w:hAnsi="Times New Roman" w:cs="Times New Roman"/>
                <w:sz w:val="24"/>
                <w:szCs w:val="24"/>
              </w:rPr>
              <w:t xml:space="preserve"> ___________ </w:t>
            </w:r>
          </w:p>
        </w:tc>
      </w:tr>
    </w:tbl>
    <w:p w14:paraId="3C75F36F" w14:textId="77777777" w:rsidR="00C05D6A" w:rsidRPr="004D6711" w:rsidRDefault="00C05D6A" w:rsidP="00C05D6A">
      <w:pPr>
        <w:spacing w:after="0" w:line="240" w:lineRule="auto"/>
        <w:rPr>
          <w:rFonts w:ascii="Times New Roman" w:eastAsiaTheme="minorHAnsi" w:hAnsi="Times New Roman" w:cs="Times New Roman"/>
          <w:sz w:val="4"/>
          <w:szCs w:val="4"/>
        </w:rPr>
      </w:pPr>
    </w:p>
    <w:tbl>
      <w:tblPr>
        <w:tblW w:w="10197"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1985"/>
        <w:gridCol w:w="1957"/>
        <w:gridCol w:w="1992"/>
        <w:gridCol w:w="1847"/>
        <w:gridCol w:w="1849"/>
      </w:tblGrid>
      <w:tr w:rsidR="004D6711" w:rsidRPr="004D6711" w14:paraId="367BFA0E" w14:textId="77777777" w:rsidTr="004E14D0">
        <w:trPr>
          <w:trHeight w:val="509"/>
        </w:trPr>
        <w:tc>
          <w:tcPr>
            <w:tcW w:w="567" w:type="dxa"/>
            <w:textDirection w:val="btLr"/>
            <w:vAlign w:val="center"/>
          </w:tcPr>
          <w:p w14:paraId="6D269085" w14:textId="77777777" w:rsidR="004D6711" w:rsidRPr="00491C81" w:rsidRDefault="004D6711" w:rsidP="004D6711">
            <w:pPr>
              <w:spacing w:after="0" w:line="240" w:lineRule="auto"/>
              <w:jc w:val="center"/>
              <w:rPr>
                <w:rFonts w:ascii="Times New Roman" w:eastAsia="Times New Roman" w:hAnsi="Times New Roman" w:cs="Times New Roman"/>
                <w:sz w:val="24"/>
                <w:szCs w:val="24"/>
                <w:lang w:eastAsia="en-US"/>
              </w:rPr>
            </w:pPr>
          </w:p>
        </w:tc>
        <w:tc>
          <w:tcPr>
            <w:tcW w:w="1985" w:type="dxa"/>
            <w:vAlign w:val="center"/>
          </w:tcPr>
          <w:p w14:paraId="5A473707" w14:textId="77777777" w:rsidR="004D6711" w:rsidRPr="004D6711" w:rsidRDefault="004D6711" w:rsidP="004D6711">
            <w:pPr>
              <w:spacing w:after="0" w:line="240" w:lineRule="auto"/>
              <w:jc w:val="center"/>
              <w:rPr>
                <w:rFonts w:ascii="Times New Roman" w:eastAsia="Times New Roman" w:hAnsi="Times New Roman" w:cs="Times New Roman"/>
                <w:b/>
                <w:bCs/>
                <w:sz w:val="24"/>
                <w:szCs w:val="24"/>
                <w:lang w:eastAsia="en-US"/>
              </w:rPr>
            </w:pPr>
          </w:p>
          <w:p w14:paraId="6BC5CE54" w14:textId="1E1D04A0" w:rsidR="004D6711" w:rsidRPr="004D6711" w:rsidRDefault="004D6711" w:rsidP="004D6711">
            <w:pPr>
              <w:spacing w:after="0" w:line="240" w:lineRule="auto"/>
              <w:jc w:val="center"/>
              <w:rPr>
                <w:rFonts w:ascii="Times New Roman" w:eastAsia="Times New Roman" w:hAnsi="Times New Roman" w:cs="Times New Roman"/>
                <w:b/>
                <w:bCs/>
                <w:sz w:val="24"/>
                <w:szCs w:val="24"/>
                <w:lang w:eastAsia="en-US"/>
              </w:rPr>
            </w:pPr>
            <w:proofErr w:type="spellStart"/>
            <w:r w:rsidRPr="004D6711">
              <w:rPr>
                <w:rFonts w:ascii="Times New Roman" w:eastAsia="Times New Roman" w:hAnsi="Times New Roman" w:cs="Times New Roman"/>
                <w:b/>
                <w:bCs/>
                <w:sz w:val="24"/>
                <w:szCs w:val="24"/>
                <w:lang w:eastAsia="en-US"/>
              </w:rPr>
              <w:t>Өтеу</w:t>
            </w:r>
            <w:proofErr w:type="spellEnd"/>
            <w:r w:rsidRPr="004D6711">
              <w:rPr>
                <w:rFonts w:ascii="Times New Roman" w:eastAsia="Times New Roman" w:hAnsi="Times New Roman" w:cs="Times New Roman"/>
                <w:b/>
                <w:bCs/>
                <w:sz w:val="24"/>
                <w:szCs w:val="24"/>
                <w:lang w:eastAsia="en-US"/>
              </w:rPr>
              <w:t xml:space="preserve"> </w:t>
            </w:r>
            <w:proofErr w:type="spellStart"/>
            <w:r w:rsidRPr="004D6711">
              <w:rPr>
                <w:rFonts w:ascii="Times New Roman" w:eastAsia="Times New Roman" w:hAnsi="Times New Roman" w:cs="Times New Roman"/>
                <w:b/>
                <w:bCs/>
                <w:sz w:val="24"/>
                <w:szCs w:val="24"/>
                <w:lang w:eastAsia="en-US"/>
              </w:rPr>
              <w:t>күні</w:t>
            </w:r>
            <w:proofErr w:type="spellEnd"/>
            <w:r w:rsidRPr="004D6711">
              <w:rPr>
                <w:rFonts w:ascii="Times New Roman" w:eastAsia="Times New Roman" w:hAnsi="Times New Roman" w:cs="Times New Roman"/>
                <w:b/>
                <w:bCs/>
                <w:sz w:val="24"/>
                <w:szCs w:val="24"/>
                <w:lang w:eastAsia="en-US"/>
              </w:rPr>
              <w:br/>
              <w:t>Дата погашения платежа</w:t>
            </w:r>
          </w:p>
          <w:p w14:paraId="7B83335A" w14:textId="38D40308" w:rsidR="004D6711" w:rsidRPr="004D6711" w:rsidRDefault="004D6711" w:rsidP="004D6711">
            <w:pPr>
              <w:spacing w:after="0" w:line="240" w:lineRule="auto"/>
              <w:jc w:val="center"/>
              <w:rPr>
                <w:rFonts w:ascii="Times New Roman" w:eastAsia="Times New Roman" w:hAnsi="Times New Roman" w:cs="Times New Roman"/>
                <w:b/>
                <w:bCs/>
                <w:sz w:val="24"/>
                <w:szCs w:val="24"/>
                <w:lang w:eastAsia="en-US"/>
              </w:rPr>
            </w:pPr>
          </w:p>
        </w:tc>
        <w:tc>
          <w:tcPr>
            <w:tcW w:w="1957" w:type="dxa"/>
            <w:vAlign w:val="center"/>
          </w:tcPr>
          <w:p w14:paraId="7355F968" w14:textId="38851822" w:rsidR="004D6711" w:rsidRPr="004D6711" w:rsidRDefault="004D6711" w:rsidP="004D6711">
            <w:pPr>
              <w:spacing w:after="0" w:line="240" w:lineRule="auto"/>
              <w:jc w:val="center"/>
              <w:rPr>
                <w:rFonts w:ascii="Times New Roman" w:eastAsia="Times New Roman" w:hAnsi="Times New Roman" w:cs="Times New Roman"/>
                <w:b/>
                <w:bCs/>
                <w:sz w:val="24"/>
                <w:szCs w:val="24"/>
                <w:lang w:eastAsia="en-US"/>
              </w:rPr>
            </w:pPr>
            <w:proofErr w:type="spellStart"/>
            <w:r w:rsidRPr="004D6711">
              <w:rPr>
                <w:rFonts w:ascii="Times New Roman" w:eastAsia="Times New Roman" w:hAnsi="Times New Roman" w:cs="Times New Roman"/>
                <w:b/>
                <w:bCs/>
                <w:sz w:val="24"/>
                <w:szCs w:val="24"/>
                <w:lang w:eastAsia="en-US"/>
              </w:rPr>
              <w:t>Негізгі</w:t>
            </w:r>
            <w:proofErr w:type="spellEnd"/>
            <w:r w:rsidRPr="004D6711">
              <w:rPr>
                <w:rFonts w:ascii="Times New Roman" w:eastAsia="Times New Roman" w:hAnsi="Times New Roman" w:cs="Times New Roman"/>
                <w:b/>
                <w:bCs/>
                <w:sz w:val="24"/>
                <w:szCs w:val="24"/>
                <w:lang w:eastAsia="en-US"/>
              </w:rPr>
              <w:t xml:space="preserve"> </w:t>
            </w:r>
            <w:proofErr w:type="spellStart"/>
            <w:r w:rsidRPr="004D6711">
              <w:rPr>
                <w:rFonts w:ascii="Times New Roman" w:eastAsia="Times New Roman" w:hAnsi="Times New Roman" w:cs="Times New Roman"/>
                <w:b/>
                <w:bCs/>
                <w:sz w:val="24"/>
                <w:szCs w:val="24"/>
                <w:lang w:eastAsia="en-US"/>
              </w:rPr>
              <w:t>борыш</w:t>
            </w:r>
            <w:proofErr w:type="spellEnd"/>
            <w:r w:rsidRPr="004D6711">
              <w:rPr>
                <w:rFonts w:ascii="Times New Roman" w:eastAsia="Times New Roman" w:hAnsi="Times New Roman" w:cs="Times New Roman"/>
                <w:b/>
                <w:bCs/>
                <w:sz w:val="24"/>
                <w:szCs w:val="24"/>
                <w:lang w:eastAsia="en-US"/>
              </w:rPr>
              <w:t xml:space="preserve"> </w:t>
            </w:r>
            <w:proofErr w:type="spellStart"/>
            <w:r w:rsidRPr="004D6711">
              <w:rPr>
                <w:rFonts w:ascii="Times New Roman" w:eastAsia="Times New Roman" w:hAnsi="Times New Roman" w:cs="Times New Roman"/>
                <w:b/>
                <w:bCs/>
                <w:sz w:val="24"/>
                <w:szCs w:val="24"/>
                <w:lang w:eastAsia="en-US"/>
              </w:rPr>
              <w:t>сомасы</w:t>
            </w:r>
            <w:proofErr w:type="spellEnd"/>
            <w:r w:rsidRPr="004D6711">
              <w:rPr>
                <w:rFonts w:ascii="Times New Roman" w:eastAsia="Times New Roman" w:hAnsi="Times New Roman" w:cs="Times New Roman"/>
                <w:b/>
                <w:bCs/>
                <w:sz w:val="24"/>
                <w:szCs w:val="24"/>
                <w:lang w:eastAsia="en-US"/>
              </w:rPr>
              <w:br/>
              <w:t>Сумма основного долга</w:t>
            </w:r>
          </w:p>
        </w:tc>
        <w:tc>
          <w:tcPr>
            <w:tcW w:w="1992" w:type="dxa"/>
            <w:vAlign w:val="center"/>
          </w:tcPr>
          <w:p w14:paraId="444DF268" w14:textId="64FB9C1A" w:rsidR="004D6711" w:rsidRPr="004D6711" w:rsidRDefault="004D6711" w:rsidP="004D6711">
            <w:pPr>
              <w:spacing w:after="0" w:line="240" w:lineRule="auto"/>
              <w:jc w:val="center"/>
              <w:rPr>
                <w:rFonts w:ascii="Times New Roman" w:eastAsia="Times New Roman" w:hAnsi="Times New Roman" w:cs="Times New Roman"/>
                <w:b/>
                <w:bCs/>
                <w:sz w:val="24"/>
                <w:szCs w:val="24"/>
                <w:lang w:val="en-US" w:eastAsia="en-US"/>
              </w:rPr>
            </w:pPr>
            <w:proofErr w:type="spellStart"/>
            <w:r w:rsidRPr="004D6711">
              <w:rPr>
                <w:rFonts w:ascii="Times New Roman" w:eastAsia="Times New Roman" w:hAnsi="Times New Roman" w:cs="Times New Roman"/>
                <w:b/>
                <w:bCs/>
                <w:sz w:val="24"/>
                <w:szCs w:val="24"/>
                <w:lang w:val="en-US" w:eastAsia="en-US"/>
              </w:rPr>
              <w:t>Сыйақы</w:t>
            </w:r>
            <w:proofErr w:type="spellEnd"/>
            <w:r w:rsidRPr="004D6711">
              <w:rPr>
                <w:rFonts w:ascii="Times New Roman" w:eastAsia="Times New Roman" w:hAnsi="Times New Roman" w:cs="Times New Roman"/>
                <w:b/>
                <w:bCs/>
                <w:sz w:val="24"/>
                <w:szCs w:val="24"/>
                <w:lang w:eastAsia="en-US"/>
              </w:rPr>
              <w:t xml:space="preserve"> </w:t>
            </w:r>
            <w:proofErr w:type="spellStart"/>
            <w:r w:rsidRPr="004D6711">
              <w:rPr>
                <w:rFonts w:ascii="Times New Roman" w:eastAsia="Times New Roman" w:hAnsi="Times New Roman" w:cs="Times New Roman"/>
                <w:b/>
                <w:bCs/>
                <w:sz w:val="24"/>
                <w:szCs w:val="24"/>
                <w:lang w:val="en-US" w:eastAsia="en-US"/>
              </w:rPr>
              <w:t>сомасы</w:t>
            </w:r>
            <w:proofErr w:type="spellEnd"/>
            <w:r w:rsidRPr="004D6711">
              <w:rPr>
                <w:rFonts w:ascii="Times New Roman" w:eastAsia="Times New Roman" w:hAnsi="Times New Roman" w:cs="Times New Roman"/>
                <w:b/>
                <w:bCs/>
                <w:sz w:val="24"/>
                <w:szCs w:val="24"/>
                <w:lang w:val="en-US" w:eastAsia="en-US"/>
              </w:rPr>
              <w:br/>
            </w:r>
            <w:proofErr w:type="spellStart"/>
            <w:r w:rsidRPr="004D6711">
              <w:rPr>
                <w:rFonts w:ascii="Times New Roman" w:eastAsia="Times New Roman" w:hAnsi="Times New Roman" w:cs="Times New Roman"/>
                <w:b/>
                <w:bCs/>
                <w:sz w:val="24"/>
                <w:szCs w:val="24"/>
                <w:lang w:val="en-US" w:eastAsia="en-US"/>
              </w:rPr>
              <w:t>Сумма</w:t>
            </w:r>
            <w:proofErr w:type="spellEnd"/>
            <w:r w:rsidRPr="004D6711">
              <w:rPr>
                <w:rFonts w:ascii="Times New Roman" w:eastAsia="Times New Roman" w:hAnsi="Times New Roman" w:cs="Times New Roman"/>
                <w:b/>
                <w:bCs/>
                <w:sz w:val="24"/>
                <w:szCs w:val="24"/>
                <w:lang w:eastAsia="en-US"/>
              </w:rPr>
              <w:t xml:space="preserve"> </w:t>
            </w:r>
            <w:proofErr w:type="spellStart"/>
            <w:r w:rsidRPr="004D6711">
              <w:rPr>
                <w:rFonts w:ascii="Times New Roman" w:eastAsia="Times New Roman" w:hAnsi="Times New Roman" w:cs="Times New Roman"/>
                <w:b/>
                <w:bCs/>
                <w:sz w:val="24"/>
                <w:szCs w:val="24"/>
                <w:lang w:val="en-US" w:eastAsia="en-US"/>
              </w:rPr>
              <w:t>вознаграждения</w:t>
            </w:r>
            <w:proofErr w:type="spellEnd"/>
          </w:p>
        </w:tc>
        <w:tc>
          <w:tcPr>
            <w:tcW w:w="1847" w:type="dxa"/>
            <w:vAlign w:val="center"/>
          </w:tcPr>
          <w:p w14:paraId="7D5961B6" w14:textId="23A083CA" w:rsidR="004D6711" w:rsidRPr="004D6711" w:rsidRDefault="004D6711" w:rsidP="004D6711">
            <w:pPr>
              <w:spacing w:after="0" w:line="240" w:lineRule="auto"/>
              <w:jc w:val="center"/>
              <w:rPr>
                <w:rFonts w:ascii="Times New Roman" w:eastAsia="Times New Roman" w:hAnsi="Times New Roman" w:cs="Times New Roman"/>
                <w:b/>
                <w:bCs/>
                <w:sz w:val="24"/>
                <w:szCs w:val="24"/>
                <w:lang w:eastAsia="en-US"/>
              </w:rPr>
            </w:pPr>
            <w:proofErr w:type="spellStart"/>
            <w:r w:rsidRPr="004D6711">
              <w:rPr>
                <w:rFonts w:ascii="Times New Roman" w:eastAsia="Times New Roman" w:hAnsi="Times New Roman" w:cs="Times New Roman"/>
                <w:b/>
                <w:bCs/>
                <w:sz w:val="24"/>
                <w:szCs w:val="24"/>
                <w:lang w:eastAsia="en-US"/>
              </w:rPr>
              <w:t>Жалпы</w:t>
            </w:r>
            <w:proofErr w:type="spellEnd"/>
            <w:r w:rsidRPr="004D6711">
              <w:rPr>
                <w:rFonts w:ascii="Times New Roman" w:eastAsia="Times New Roman" w:hAnsi="Times New Roman" w:cs="Times New Roman"/>
                <w:b/>
                <w:bCs/>
                <w:sz w:val="24"/>
                <w:szCs w:val="24"/>
                <w:lang w:eastAsia="en-US"/>
              </w:rPr>
              <w:t xml:space="preserve"> </w:t>
            </w:r>
            <w:proofErr w:type="spellStart"/>
            <w:r w:rsidRPr="004D6711">
              <w:rPr>
                <w:rFonts w:ascii="Times New Roman" w:eastAsia="Times New Roman" w:hAnsi="Times New Roman" w:cs="Times New Roman"/>
                <w:b/>
                <w:bCs/>
                <w:sz w:val="24"/>
                <w:szCs w:val="24"/>
                <w:lang w:eastAsia="en-US"/>
              </w:rPr>
              <w:t>төлем</w:t>
            </w:r>
            <w:proofErr w:type="spellEnd"/>
            <w:r w:rsidRPr="004D6711">
              <w:rPr>
                <w:rFonts w:ascii="Times New Roman" w:eastAsia="Times New Roman" w:hAnsi="Times New Roman" w:cs="Times New Roman"/>
                <w:b/>
                <w:bCs/>
                <w:sz w:val="24"/>
                <w:szCs w:val="24"/>
                <w:lang w:eastAsia="en-US"/>
              </w:rPr>
              <w:t xml:space="preserve"> </w:t>
            </w:r>
            <w:proofErr w:type="spellStart"/>
            <w:r w:rsidRPr="004D6711">
              <w:rPr>
                <w:rFonts w:ascii="Times New Roman" w:eastAsia="Times New Roman" w:hAnsi="Times New Roman" w:cs="Times New Roman"/>
                <w:b/>
                <w:bCs/>
                <w:sz w:val="24"/>
                <w:szCs w:val="24"/>
                <w:lang w:eastAsia="en-US"/>
              </w:rPr>
              <w:t>сомасы</w:t>
            </w:r>
            <w:proofErr w:type="spellEnd"/>
            <w:r w:rsidRPr="004D6711">
              <w:rPr>
                <w:rFonts w:ascii="Times New Roman" w:eastAsia="Times New Roman" w:hAnsi="Times New Roman" w:cs="Times New Roman"/>
                <w:b/>
                <w:bCs/>
                <w:sz w:val="24"/>
                <w:szCs w:val="24"/>
                <w:lang w:eastAsia="en-US"/>
              </w:rPr>
              <w:br/>
              <w:t>Общая сумма платежа</w:t>
            </w:r>
          </w:p>
        </w:tc>
        <w:tc>
          <w:tcPr>
            <w:tcW w:w="1849" w:type="dxa"/>
            <w:vAlign w:val="center"/>
          </w:tcPr>
          <w:p w14:paraId="69066C77" w14:textId="5FEC96E6" w:rsidR="004D6711" w:rsidRPr="004D6711" w:rsidRDefault="004D6711" w:rsidP="004D6711">
            <w:pPr>
              <w:spacing w:after="0" w:line="240" w:lineRule="auto"/>
              <w:jc w:val="center"/>
              <w:rPr>
                <w:rFonts w:ascii="Times New Roman" w:eastAsia="Times New Roman" w:hAnsi="Times New Roman" w:cs="Times New Roman"/>
                <w:b/>
                <w:bCs/>
                <w:sz w:val="24"/>
                <w:szCs w:val="24"/>
                <w:lang w:eastAsia="en-US"/>
              </w:rPr>
            </w:pPr>
            <w:proofErr w:type="spellStart"/>
            <w:r w:rsidRPr="004D6711">
              <w:rPr>
                <w:rFonts w:ascii="Times New Roman" w:eastAsia="Times New Roman" w:hAnsi="Times New Roman" w:cs="Times New Roman"/>
                <w:b/>
                <w:bCs/>
                <w:sz w:val="24"/>
                <w:szCs w:val="24"/>
                <w:lang w:eastAsia="en-US"/>
              </w:rPr>
              <w:t>Негізгі</w:t>
            </w:r>
            <w:proofErr w:type="spellEnd"/>
            <w:r w:rsidRPr="004D6711">
              <w:rPr>
                <w:rFonts w:ascii="Times New Roman" w:eastAsia="Times New Roman" w:hAnsi="Times New Roman" w:cs="Times New Roman"/>
                <w:b/>
                <w:bCs/>
                <w:sz w:val="24"/>
                <w:szCs w:val="24"/>
                <w:lang w:eastAsia="en-US"/>
              </w:rPr>
              <w:t xml:space="preserve"> </w:t>
            </w:r>
            <w:proofErr w:type="spellStart"/>
            <w:r w:rsidRPr="004D6711">
              <w:rPr>
                <w:rFonts w:ascii="Times New Roman" w:eastAsia="Times New Roman" w:hAnsi="Times New Roman" w:cs="Times New Roman"/>
                <w:b/>
                <w:bCs/>
                <w:sz w:val="24"/>
                <w:szCs w:val="24"/>
                <w:lang w:eastAsia="en-US"/>
              </w:rPr>
              <w:t>борыш</w:t>
            </w:r>
            <w:proofErr w:type="spellEnd"/>
            <w:r w:rsidRPr="004D6711">
              <w:rPr>
                <w:rFonts w:ascii="Times New Roman" w:eastAsia="Times New Roman" w:hAnsi="Times New Roman" w:cs="Times New Roman"/>
                <w:b/>
                <w:bCs/>
                <w:sz w:val="24"/>
                <w:szCs w:val="24"/>
                <w:lang w:eastAsia="en-US"/>
              </w:rPr>
              <w:t xml:space="preserve"> </w:t>
            </w:r>
            <w:proofErr w:type="spellStart"/>
            <w:r w:rsidRPr="004D6711">
              <w:rPr>
                <w:rFonts w:ascii="Times New Roman" w:eastAsia="Times New Roman" w:hAnsi="Times New Roman" w:cs="Times New Roman"/>
                <w:b/>
                <w:bCs/>
                <w:sz w:val="24"/>
                <w:szCs w:val="24"/>
                <w:lang w:eastAsia="en-US"/>
              </w:rPr>
              <w:t>қалдығы</w:t>
            </w:r>
            <w:proofErr w:type="spellEnd"/>
            <w:r w:rsidRPr="004D6711">
              <w:rPr>
                <w:rFonts w:ascii="Times New Roman" w:eastAsia="Times New Roman" w:hAnsi="Times New Roman" w:cs="Times New Roman"/>
                <w:b/>
                <w:bCs/>
                <w:sz w:val="24"/>
                <w:szCs w:val="24"/>
                <w:lang w:eastAsia="en-US"/>
              </w:rPr>
              <w:br/>
              <w:t>Остаток задолженности</w:t>
            </w:r>
          </w:p>
        </w:tc>
      </w:tr>
      <w:tr w:rsidR="004D6711" w:rsidRPr="004D6711" w14:paraId="746D969B" w14:textId="77777777" w:rsidTr="004E14D0">
        <w:trPr>
          <w:trHeight w:val="20"/>
        </w:trPr>
        <w:tc>
          <w:tcPr>
            <w:tcW w:w="567" w:type="dxa"/>
            <w:noWrap/>
            <w:vAlign w:val="bottom"/>
            <w:hideMark/>
          </w:tcPr>
          <w:p w14:paraId="65984553" w14:textId="77777777"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r w:rsidRPr="004D6711">
              <w:rPr>
                <w:rFonts w:ascii="Times New Roman" w:eastAsia="Times New Roman" w:hAnsi="Times New Roman" w:cs="Times New Roman"/>
                <w:sz w:val="24"/>
                <w:szCs w:val="24"/>
                <w:lang w:val="en-US" w:eastAsia="en-US"/>
              </w:rPr>
              <w:t>1</w:t>
            </w:r>
          </w:p>
        </w:tc>
        <w:tc>
          <w:tcPr>
            <w:tcW w:w="1985" w:type="dxa"/>
            <w:noWrap/>
            <w:vAlign w:val="bottom"/>
          </w:tcPr>
          <w:p w14:paraId="1DA865A2" w14:textId="653BC6D6"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957" w:type="dxa"/>
            <w:noWrap/>
            <w:vAlign w:val="bottom"/>
          </w:tcPr>
          <w:p w14:paraId="604FC194" w14:textId="4E992C0D"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p>
        </w:tc>
        <w:tc>
          <w:tcPr>
            <w:tcW w:w="1992" w:type="dxa"/>
            <w:noWrap/>
            <w:vAlign w:val="bottom"/>
          </w:tcPr>
          <w:p w14:paraId="6EC240C6" w14:textId="0BD03BF7"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p>
        </w:tc>
        <w:tc>
          <w:tcPr>
            <w:tcW w:w="1847" w:type="dxa"/>
            <w:noWrap/>
            <w:vAlign w:val="bottom"/>
          </w:tcPr>
          <w:p w14:paraId="2D3BEF5B" w14:textId="1093A93D"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p>
        </w:tc>
        <w:tc>
          <w:tcPr>
            <w:tcW w:w="1849" w:type="dxa"/>
            <w:noWrap/>
            <w:vAlign w:val="bottom"/>
          </w:tcPr>
          <w:p w14:paraId="6F5A409C" w14:textId="1E35CA03"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p>
        </w:tc>
      </w:tr>
      <w:tr w:rsidR="004D6711" w:rsidRPr="004D6711" w14:paraId="0D06226D" w14:textId="77777777" w:rsidTr="004E14D0">
        <w:trPr>
          <w:trHeight w:val="20"/>
        </w:trPr>
        <w:tc>
          <w:tcPr>
            <w:tcW w:w="567" w:type="dxa"/>
            <w:noWrap/>
            <w:vAlign w:val="bottom"/>
            <w:hideMark/>
          </w:tcPr>
          <w:p w14:paraId="2B37B4EA" w14:textId="77777777"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r w:rsidRPr="004D6711">
              <w:rPr>
                <w:rFonts w:ascii="Times New Roman" w:eastAsia="Times New Roman" w:hAnsi="Times New Roman" w:cs="Times New Roman"/>
                <w:sz w:val="24"/>
                <w:szCs w:val="24"/>
                <w:lang w:val="en-US" w:eastAsia="en-US"/>
              </w:rPr>
              <w:t>2</w:t>
            </w:r>
          </w:p>
        </w:tc>
        <w:tc>
          <w:tcPr>
            <w:tcW w:w="1985" w:type="dxa"/>
            <w:noWrap/>
            <w:vAlign w:val="bottom"/>
          </w:tcPr>
          <w:p w14:paraId="1324518C" w14:textId="5DB13F57"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957" w:type="dxa"/>
            <w:noWrap/>
            <w:vAlign w:val="bottom"/>
          </w:tcPr>
          <w:p w14:paraId="735927D8" w14:textId="1561A2DA"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p>
        </w:tc>
        <w:tc>
          <w:tcPr>
            <w:tcW w:w="1992" w:type="dxa"/>
            <w:noWrap/>
            <w:vAlign w:val="bottom"/>
          </w:tcPr>
          <w:p w14:paraId="3E5A8E51" w14:textId="47DD71C0"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p>
        </w:tc>
        <w:tc>
          <w:tcPr>
            <w:tcW w:w="1847" w:type="dxa"/>
            <w:noWrap/>
            <w:vAlign w:val="bottom"/>
          </w:tcPr>
          <w:p w14:paraId="33129537" w14:textId="7FF3D273"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p>
        </w:tc>
        <w:tc>
          <w:tcPr>
            <w:tcW w:w="1849" w:type="dxa"/>
            <w:noWrap/>
            <w:vAlign w:val="bottom"/>
          </w:tcPr>
          <w:p w14:paraId="6AF32603" w14:textId="4147F0F6"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r>
      <w:tr w:rsidR="004D6711" w:rsidRPr="004D6711" w14:paraId="2FF70157" w14:textId="77777777" w:rsidTr="004E14D0">
        <w:trPr>
          <w:trHeight w:val="20"/>
        </w:trPr>
        <w:tc>
          <w:tcPr>
            <w:tcW w:w="567" w:type="dxa"/>
            <w:noWrap/>
            <w:vAlign w:val="bottom"/>
            <w:hideMark/>
          </w:tcPr>
          <w:p w14:paraId="3F636147" w14:textId="77777777"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r w:rsidRPr="004D6711">
              <w:rPr>
                <w:rFonts w:ascii="Times New Roman" w:eastAsia="Times New Roman" w:hAnsi="Times New Roman" w:cs="Times New Roman"/>
                <w:sz w:val="24"/>
                <w:szCs w:val="24"/>
                <w:lang w:val="en-US" w:eastAsia="en-US"/>
              </w:rPr>
              <w:t>3</w:t>
            </w:r>
          </w:p>
        </w:tc>
        <w:tc>
          <w:tcPr>
            <w:tcW w:w="1985" w:type="dxa"/>
            <w:noWrap/>
            <w:vAlign w:val="bottom"/>
          </w:tcPr>
          <w:p w14:paraId="6297A4AD" w14:textId="790DD2B1"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957" w:type="dxa"/>
            <w:noWrap/>
            <w:vAlign w:val="bottom"/>
          </w:tcPr>
          <w:p w14:paraId="6E95706A" w14:textId="454166B4"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p>
        </w:tc>
        <w:tc>
          <w:tcPr>
            <w:tcW w:w="1992" w:type="dxa"/>
            <w:noWrap/>
            <w:vAlign w:val="bottom"/>
          </w:tcPr>
          <w:p w14:paraId="76067E1A" w14:textId="0A359929"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p>
        </w:tc>
        <w:tc>
          <w:tcPr>
            <w:tcW w:w="1847" w:type="dxa"/>
            <w:noWrap/>
            <w:vAlign w:val="bottom"/>
          </w:tcPr>
          <w:p w14:paraId="7220A55A" w14:textId="379FD831" w:rsidR="004D6711" w:rsidRPr="004D6711" w:rsidRDefault="004D6711" w:rsidP="004D6711">
            <w:pPr>
              <w:spacing w:after="0" w:line="240" w:lineRule="auto"/>
              <w:jc w:val="center"/>
              <w:rPr>
                <w:rFonts w:ascii="Times New Roman" w:eastAsia="Times New Roman" w:hAnsi="Times New Roman" w:cs="Times New Roman"/>
                <w:b/>
                <w:bCs/>
                <w:sz w:val="24"/>
                <w:szCs w:val="24"/>
                <w:lang w:val="kk-KZ" w:eastAsia="en-US"/>
              </w:rPr>
            </w:pPr>
          </w:p>
        </w:tc>
        <w:tc>
          <w:tcPr>
            <w:tcW w:w="1849" w:type="dxa"/>
            <w:noWrap/>
            <w:vAlign w:val="bottom"/>
          </w:tcPr>
          <w:p w14:paraId="69745BEA" w14:textId="73D7C4A5"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r>
      <w:tr w:rsidR="004D6711" w:rsidRPr="004D6711" w14:paraId="7FEC2F83" w14:textId="77777777" w:rsidTr="004E14D0">
        <w:trPr>
          <w:trHeight w:val="20"/>
        </w:trPr>
        <w:tc>
          <w:tcPr>
            <w:tcW w:w="567" w:type="dxa"/>
            <w:noWrap/>
            <w:vAlign w:val="bottom"/>
            <w:hideMark/>
          </w:tcPr>
          <w:p w14:paraId="31FB3E93" w14:textId="77777777"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r w:rsidRPr="004D6711">
              <w:rPr>
                <w:rFonts w:ascii="Times New Roman" w:eastAsia="Times New Roman" w:hAnsi="Times New Roman" w:cs="Times New Roman"/>
                <w:sz w:val="24"/>
                <w:szCs w:val="24"/>
                <w:lang w:val="en-US" w:eastAsia="en-US"/>
              </w:rPr>
              <w:t>4</w:t>
            </w:r>
          </w:p>
        </w:tc>
        <w:tc>
          <w:tcPr>
            <w:tcW w:w="1985" w:type="dxa"/>
            <w:noWrap/>
            <w:vAlign w:val="bottom"/>
          </w:tcPr>
          <w:p w14:paraId="0E9C4A53" w14:textId="543818DA"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957" w:type="dxa"/>
            <w:noWrap/>
            <w:vAlign w:val="bottom"/>
          </w:tcPr>
          <w:p w14:paraId="1CDBF91E" w14:textId="5144B748"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p>
        </w:tc>
        <w:tc>
          <w:tcPr>
            <w:tcW w:w="1992" w:type="dxa"/>
            <w:noWrap/>
            <w:vAlign w:val="bottom"/>
          </w:tcPr>
          <w:p w14:paraId="3DF0B8C2" w14:textId="7334F26A"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p>
        </w:tc>
        <w:tc>
          <w:tcPr>
            <w:tcW w:w="1847" w:type="dxa"/>
            <w:noWrap/>
            <w:vAlign w:val="bottom"/>
          </w:tcPr>
          <w:p w14:paraId="56ECC18B" w14:textId="41ABB469" w:rsidR="004D6711" w:rsidRPr="004D6711" w:rsidRDefault="004D6711" w:rsidP="004D6711">
            <w:pPr>
              <w:spacing w:after="0" w:line="240" w:lineRule="auto"/>
              <w:jc w:val="center"/>
              <w:rPr>
                <w:rFonts w:ascii="Times New Roman" w:eastAsia="Times New Roman" w:hAnsi="Times New Roman" w:cs="Times New Roman"/>
                <w:b/>
                <w:bCs/>
                <w:sz w:val="24"/>
                <w:szCs w:val="24"/>
                <w:lang w:val="kk-KZ" w:eastAsia="en-US"/>
              </w:rPr>
            </w:pPr>
          </w:p>
        </w:tc>
        <w:tc>
          <w:tcPr>
            <w:tcW w:w="1849" w:type="dxa"/>
            <w:noWrap/>
            <w:vAlign w:val="bottom"/>
          </w:tcPr>
          <w:p w14:paraId="53C9CDE2" w14:textId="2258BF32"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r>
      <w:tr w:rsidR="004D6711" w:rsidRPr="004D6711" w14:paraId="0326FD8C" w14:textId="77777777" w:rsidTr="004E14D0">
        <w:trPr>
          <w:trHeight w:val="20"/>
        </w:trPr>
        <w:tc>
          <w:tcPr>
            <w:tcW w:w="567" w:type="dxa"/>
            <w:noWrap/>
            <w:vAlign w:val="bottom"/>
            <w:hideMark/>
          </w:tcPr>
          <w:p w14:paraId="22E7C1AF" w14:textId="77777777"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r w:rsidRPr="004D6711">
              <w:rPr>
                <w:rFonts w:ascii="Times New Roman" w:eastAsia="Times New Roman" w:hAnsi="Times New Roman" w:cs="Times New Roman"/>
                <w:sz w:val="24"/>
                <w:szCs w:val="24"/>
                <w:lang w:val="en-US" w:eastAsia="en-US"/>
              </w:rPr>
              <w:t>5</w:t>
            </w:r>
          </w:p>
        </w:tc>
        <w:tc>
          <w:tcPr>
            <w:tcW w:w="1985" w:type="dxa"/>
            <w:noWrap/>
            <w:vAlign w:val="bottom"/>
          </w:tcPr>
          <w:p w14:paraId="2FFE0B40" w14:textId="2BA47CC1"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957" w:type="dxa"/>
            <w:noWrap/>
            <w:vAlign w:val="bottom"/>
          </w:tcPr>
          <w:p w14:paraId="40026453" w14:textId="1E7939A0"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p>
        </w:tc>
        <w:tc>
          <w:tcPr>
            <w:tcW w:w="1992" w:type="dxa"/>
            <w:noWrap/>
            <w:vAlign w:val="bottom"/>
          </w:tcPr>
          <w:p w14:paraId="36CFA855" w14:textId="45385DF4"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p>
        </w:tc>
        <w:tc>
          <w:tcPr>
            <w:tcW w:w="1847" w:type="dxa"/>
            <w:noWrap/>
            <w:vAlign w:val="bottom"/>
          </w:tcPr>
          <w:p w14:paraId="57799919" w14:textId="2D7A3B0E" w:rsidR="004D6711" w:rsidRPr="004D6711" w:rsidRDefault="004D6711" w:rsidP="004D6711">
            <w:pPr>
              <w:spacing w:after="0" w:line="240" w:lineRule="auto"/>
              <w:jc w:val="center"/>
              <w:rPr>
                <w:rFonts w:ascii="Times New Roman" w:eastAsia="Times New Roman" w:hAnsi="Times New Roman" w:cs="Times New Roman"/>
                <w:b/>
                <w:bCs/>
                <w:sz w:val="24"/>
                <w:szCs w:val="24"/>
                <w:lang w:val="kk-KZ" w:eastAsia="en-US"/>
              </w:rPr>
            </w:pPr>
          </w:p>
        </w:tc>
        <w:tc>
          <w:tcPr>
            <w:tcW w:w="1849" w:type="dxa"/>
            <w:noWrap/>
            <w:vAlign w:val="bottom"/>
          </w:tcPr>
          <w:p w14:paraId="6EF33436" w14:textId="071E38EB"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r>
      <w:tr w:rsidR="004D6711" w:rsidRPr="004D6711" w14:paraId="483011C0" w14:textId="77777777" w:rsidTr="004E14D0">
        <w:trPr>
          <w:trHeight w:val="20"/>
        </w:trPr>
        <w:tc>
          <w:tcPr>
            <w:tcW w:w="567" w:type="dxa"/>
            <w:noWrap/>
            <w:vAlign w:val="bottom"/>
          </w:tcPr>
          <w:p w14:paraId="42A10D8C" w14:textId="12FFE51D"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r w:rsidRPr="004D6711">
              <w:rPr>
                <w:rFonts w:ascii="Times New Roman" w:eastAsia="Times New Roman" w:hAnsi="Times New Roman" w:cs="Times New Roman"/>
                <w:sz w:val="24"/>
                <w:szCs w:val="24"/>
                <w:lang w:val="kk-KZ" w:eastAsia="en-US"/>
              </w:rPr>
              <w:t>6</w:t>
            </w:r>
          </w:p>
        </w:tc>
        <w:tc>
          <w:tcPr>
            <w:tcW w:w="1985" w:type="dxa"/>
            <w:noWrap/>
            <w:vAlign w:val="bottom"/>
          </w:tcPr>
          <w:p w14:paraId="37919425" w14:textId="4F098BEC"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957" w:type="dxa"/>
            <w:noWrap/>
            <w:vAlign w:val="bottom"/>
          </w:tcPr>
          <w:p w14:paraId="66ED1293" w14:textId="7EBA6033"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992" w:type="dxa"/>
            <w:noWrap/>
            <w:vAlign w:val="bottom"/>
          </w:tcPr>
          <w:p w14:paraId="2FEE8804" w14:textId="1962CF60"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847" w:type="dxa"/>
            <w:noWrap/>
            <w:vAlign w:val="bottom"/>
          </w:tcPr>
          <w:p w14:paraId="6CE4C988" w14:textId="5F9605A1" w:rsidR="004D6711" w:rsidRPr="004D6711" w:rsidRDefault="004D6711" w:rsidP="004D6711">
            <w:pPr>
              <w:spacing w:after="0" w:line="240" w:lineRule="auto"/>
              <w:jc w:val="center"/>
              <w:rPr>
                <w:rFonts w:ascii="Times New Roman" w:eastAsia="Times New Roman" w:hAnsi="Times New Roman" w:cs="Times New Roman"/>
                <w:b/>
                <w:bCs/>
                <w:sz w:val="24"/>
                <w:szCs w:val="24"/>
                <w:lang w:val="en-US" w:eastAsia="en-US"/>
              </w:rPr>
            </w:pPr>
          </w:p>
        </w:tc>
        <w:tc>
          <w:tcPr>
            <w:tcW w:w="1849" w:type="dxa"/>
            <w:noWrap/>
            <w:vAlign w:val="bottom"/>
          </w:tcPr>
          <w:p w14:paraId="20145C92" w14:textId="6052B27B"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r>
      <w:tr w:rsidR="004D6711" w:rsidRPr="004D6711" w14:paraId="56E51208" w14:textId="77777777" w:rsidTr="004E14D0">
        <w:trPr>
          <w:trHeight w:val="20"/>
        </w:trPr>
        <w:tc>
          <w:tcPr>
            <w:tcW w:w="567" w:type="dxa"/>
            <w:noWrap/>
            <w:vAlign w:val="bottom"/>
          </w:tcPr>
          <w:p w14:paraId="6AD4D967" w14:textId="7761561A"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r w:rsidRPr="004D6711">
              <w:rPr>
                <w:rFonts w:ascii="Times New Roman" w:eastAsia="Times New Roman" w:hAnsi="Times New Roman" w:cs="Times New Roman"/>
                <w:sz w:val="24"/>
                <w:szCs w:val="24"/>
                <w:lang w:val="kk-KZ" w:eastAsia="en-US"/>
              </w:rPr>
              <w:t>7</w:t>
            </w:r>
          </w:p>
        </w:tc>
        <w:tc>
          <w:tcPr>
            <w:tcW w:w="1985" w:type="dxa"/>
            <w:noWrap/>
            <w:vAlign w:val="bottom"/>
          </w:tcPr>
          <w:p w14:paraId="02A52CDF" w14:textId="65BBF862"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957" w:type="dxa"/>
            <w:noWrap/>
            <w:vAlign w:val="bottom"/>
          </w:tcPr>
          <w:p w14:paraId="15B72295" w14:textId="77FDFC10"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992" w:type="dxa"/>
            <w:noWrap/>
            <w:vAlign w:val="bottom"/>
          </w:tcPr>
          <w:p w14:paraId="2DB6711E" w14:textId="2614689C"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847" w:type="dxa"/>
            <w:noWrap/>
            <w:vAlign w:val="bottom"/>
          </w:tcPr>
          <w:p w14:paraId="4B1E6536" w14:textId="743B6812" w:rsidR="004D6711" w:rsidRPr="004D6711" w:rsidRDefault="004D6711" w:rsidP="004D6711">
            <w:pPr>
              <w:spacing w:after="0" w:line="240" w:lineRule="auto"/>
              <w:jc w:val="center"/>
              <w:rPr>
                <w:rFonts w:ascii="Times New Roman" w:eastAsia="Times New Roman" w:hAnsi="Times New Roman" w:cs="Times New Roman"/>
                <w:b/>
                <w:bCs/>
                <w:sz w:val="24"/>
                <w:szCs w:val="24"/>
                <w:lang w:val="en-US" w:eastAsia="en-US"/>
              </w:rPr>
            </w:pPr>
          </w:p>
        </w:tc>
        <w:tc>
          <w:tcPr>
            <w:tcW w:w="1849" w:type="dxa"/>
            <w:noWrap/>
            <w:vAlign w:val="bottom"/>
          </w:tcPr>
          <w:p w14:paraId="681DB63C" w14:textId="3C49BF44"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r>
      <w:tr w:rsidR="004D6711" w:rsidRPr="004D6711" w14:paraId="34FAF718" w14:textId="77777777" w:rsidTr="004E14D0">
        <w:trPr>
          <w:trHeight w:val="20"/>
        </w:trPr>
        <w:tc>
          <w:tcPr>
            <w:tcW w:w="567" w:type="dxa"/>
            <w:noWrap/>
            <w:vAlign w:val="bottom"/>
          </w:tcPr>
          <w:p w14:paraId="3071AB75" w14:textId="613982C8"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r w:rsidRPr="004D6711">
              <w:rPr>
                <w:rFonts w:ascii="Times New Roman" w:eastAsia="Times New Roman" w:hAnsi="Times New Roman" w:cs="Times New Roman"/>
                <w:sz w:val="24"/>
                <w:szCs w:val="24"/>
                <w:lang w:val="kk-KZ" w:eastAsia="en-US"/>
              </w:rPr>
              <w:t>8</w:t>
            </w:r>
          </w:p>
        </w:tc>
        <w:tc>
          <w:tcPr>
            <w:tcW w:w="1985" w:type="dxa"/>
            <w:noWrap/>
            <w:vAlign w:val="bottom"/>
          </w:tcPr>
          <w:p w14:paraId="13CB8697" w14:textId="7B4EFD89"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957" w:type="dxa"/>
            <w:noWrap/>
            <w:vAlign w:val="bottom"/>
          </w:tcPr>
          <w:p w14:paraId="01F71598" w14:textId="2311C212"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992" w:type="dxa"/>
            <w:noWrap/>
            <w:vAlign w:val="bottom"/>
          </w:tcPr>
          <w:p w14:paraId="7F04074F" w14:textId="698EB710"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847" w:type="dxa"/>
            <w:noWrap/>
            <w:vAlign w:val="bottom"/>
          </w:tcPr>
          <w:p w14:paraId="58997084" w14:textId="3A6FAEB9" w:rsidR="004D6711" w:rsidRPr="004D6711" w:rsidRDefault="004D6711" w:rsidP="004D6711">
            <w:pPr>
              <w:spacing w:after="0" w:line="240" w:lineRule="auto"/>
              <w:jc w:val="center"/>
              <w:rPr>
                <w:rFonts w:ascii="Times New Roman" w:eastAsia="Times New Roman" w:hAnsi="Times New Roman" w:cs="Times New Roman"/>
                <w:b/>
                <w:bCs/>
                <w:sz w:val="24"/>
                <w:szCs w:val="24"/>
                <w:lang w:val="en-US" w:eastAsia="en-US"/>
              </w:rPr>
            </w:pPr>
          </w:p>
        </w:tc>
        <w:tc>
          <w:tcPr>
            <w:tcW w:w="1849" w:type="dxa"/>
            <w:noWrap/>
            <w:vAlign w:val="bottom"/>
          </w:tcPr>
          <w:p w14:paraId="117E4A74" w14:textId="7734AA21"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r>
      <w:tr w:rsidR="004D6711" w:rsidRPr="004D6711" w14:paraId="2897F1ED" w14:textId="77777777" w:rsidTr="004E14D0">
        <w:trPr>
          <w:trHeight w:val="20"/>
        </w:trPr>
        <w:tc>
          <w:tcPr>
            <w:tcW w:w="567" w:type="dxa"/>
            <w:noWrap/>
            <w:vAlign w:val="bottom"/>
          </w:tcPr>
          <w:p w14:paraId="7DBFCD72" w14:textId="4809EDEE"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r w:rsidRPr="004D6711">
              <w:rPr>
                <w:rFonts w:ascii="Times New Roman" w:eastAsia="Times New Roman" w:hAnsi="Times New Roman" w:cs="Times New Roman"/>
                <w:sz w:val="24"/>
                <w:szCs w:val="24"/>
                <w:lang w:val="kk-KZ" w:eastAsia="en-US"/>
              </w:rPr>
              <w:t>9</w:t>
            </w:r>
          </w:p>
        </w:tc>
        <w:tc>
          <w:tcPr>
            <w:tcW w:w="1985" w:type="dxa"/>
            <w:noWrap/>
            <w:vAlign w:val="bottom"/>
          </w:tcPr>
          <w:p w14:paraId="42397777" w14:textId="25FF41D9"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957" w:type="dxa"/>
            <w:noWrap/>
            <w:vAlign w:val="bottom"/>
          </w:tcPr>
          <w:p w14:paraId="31A8DD2F" w14:textId="1DE6455A"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992" w:type="dxa"/>
            <w:noWrap/>
            <w:vAlign w:val="bottom"/>
          </w:tcPr>
          <w:p w14:paraId="363A1C75" w14:textId="447A2B91"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847" w:type="dxa"/>
            <w:noWrap/>
            <w:vAlign w:val="bottom"/>
          </w:tcPr>
          <w:p w14:paraId="6E6279CF" w14:textId="51805CEF" w:rsidR="004D6711" w:rsidRPr="004D6711" w:rsidRDefault="004D6711" w:rsidP="004D6711">
            <w:pPr>
              <w:spacing w:after="0" w:line="240" w:lineRule="auto"/>
              <w:jc w:val="center"/>
              <w:rPr>
                <w:rFonts w:ascii="Times New Roman" w:eastAsia="Times New Roman" w:hAnsi="Times New Roman" w:cs="Times New Roman"/>
                <w:b/>
                <w:bCs/>
                <w:sz w:val="24"/>
                <w:szCs w:val="24"/>
                <w:lang w:val="en-US" w:eastAsia="en-US"/>
              </w:rPr>
            </w:pPr>
          </w:p>
        </w:tc>
        <w:tc>
          <w:tcPr>
            <w:tcW w:w="1849" w:type="dxa"/>
            <w:noWrap/>
            <w:vAlign w:val="bottom"/>
          </w:tcPr>
          <w:p w14:paraId="52E7FB13" w14:textId="2061582C"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r>
      <w:tr w:rsidR="004D6711" w:rsidRPr="004D6711" w14:paraId="2F493B62" w14:textId="77777777" w:rsidTr="004E14D0">
        <w:trPr>
          <w:trHeight w:val="20"/>
        </w:trPr>
        <w:tc>
          <w:tcPr>
            <w:tcW w:w="567" w:type="dxa"/>
            <w:noWrap/>
            <w:vAlign w:val="bottom"/>
          </w:tcPr>
          <w:p w14:paraId="6828EBC2" w14:textId="093F02A8"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r w:rsidRPr="004D6711">
              <w:rPr>
                <w:rFonts w:ascii="Times New Roman" w:eastAsia="Times New Roman" w:hAnsi="Times New Roman" w:cs="Times New Roman"/>
                <w:sz w:val="24"/>
                <w:szCs w:val="24"/>
                <w:lang w:val="kk-KZ" w:eastAsia="en-US"/>
              </w:rPr>
              <w:t>10</w:t>
            </w:r>
          </w:p>
        </w:tc>
        <w:tc>
          <w:tcPr>
            <w:tcW w:w="1985" w:type="dxa"/>
            <w:noWrap/>
            <w:vAlign w:val="bottom"/>
          </w:tcPr>
          <w:p w14:paraId="04E96971" w14:textId="020AD4C6"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957" w:type="dxa"/>
            <w:noWrap/>
            <w:vAlign w:val="bottom"/>
          </w:tcPr>
          <w:p w14:paraId="097EC01D" w14:textId="7018CA03"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992" w:type="dxa"/>
            <w:noWrap/>
            <w:vAlign w:val="bottom"/>
          </w:tcPr>
          <w:p w14:paraId="5E9CC484" w14:textId="6406B348"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847" w:type="dxa"/>
            <w:noWrap/>
            <w:vAlign w:val="bottom"/>
          </w:tcPr>
          <w:p w14:paraId="3F2BEDB2" w14:textId="7AA9ED6F" w:rsidR="004D6711" w:rsidRPr="004D6711" w:rsidRDefault="004D6711" w:rsidP="004D6711">
            <w:pPr>
              <w:spacing w:after="0" w:line="240" w:lineRule="auto"/>
              <w:jc w:val="center"/>
              <w:rPr>
                <w:rFonts w:ascii="Times New Roman" w:eastAsia="Times New Roman" w:hAnsi="Times New Roman" w:cs="Times New Roman"/>
                <w:b/>
                <w:bCs/>
                <w:sz w:val="24"/>
                <w:szCs w:val="24"/>
                <w:lang w:val="en-US" w:eastAsia="en-US"/>
              </w:rPr>
            </w:pPr>
          </w:p>
        </w:tc>
        <w:tc>
          <w:tcPr>
            <w:tcW w:w="1849" w:type="dxa"/>
            <w:noWrap/>
            <w:vAlign w:val="bottom"/>
          </w:tcPr>
          <w:p w14:paraId="134A952B" w14:textId="4C8DE57E"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r>
      <w:tr w:rsidR="00D17A43" w:rsidRPr="004D6711" w14:paraId="3FA34DF8" w14:textId="77777777" w:rsidTr="004E14D0">
        <w:trPr>
          <w:trHeight w:val="20"/>
        </w:trPr>
        <w:tc>
          <w:tcPr>
            <w:tcW w:w="567" w:type="dxa"/>
            <w:noWrap/>
            <w:vAlign w:val="bottom"/>
          </w:tcPr>
          <w:p w14:paraId="0C929DAF" w14:textId="60490C3D" w:rsidR="00D17A43" w:rsidRPr="004D6711" w:rsidRDefault="00D17A43" w:rsidP="004D6711">
            <w:pPr>
              <w:spacing w:after="0" w:line="240" w:lineRule="auto"/>
              <w:jc w:val="center"/>
              <w:rPr>
                <w:rFonts w:ascii="Times New Roman" w:eastAsia="Times New Roman" w:hAnsi="Times New Roman" w:cs="Times New Roman"/>
                <w:sz w:val="24"/>
                <w:szCs w:val="24"/>
                <w:lang w:val="kk-KZ" w:eastAsia="en-US"/>
              </w:rPr>
            </w:pPr>
            <w:r>
              <w:rPr>
                <w:rFonts w:ascii="Times New Roman" w:eastAsia="Times New Roman" w:hAnsi="Times New Roman" w:cs="Times New Roman"/>
                <w:sz w:val="24"/>
                <w:szCs w:val="24"/>
                <w:lang w:val="kk-KZ" w:eastAsia="en-US"/>
              </w:rPr>
              <w:t>11</w:t>
            </w:r>
          </w:p>
        </w:tc>
        <w:tc>
          <w:tcPr>
            <w:tcW w:w="1985" w:type="dxa"/>
            <w:noWrap/>
            <w:vAlign w:val="bottom"/>
          </w:tcPr>
          <w:p w14:paraId="6FB80230" w14:textId="77777777" w:rsidR="00D17A43" w:rsidRPr="004D6711" w:rsidRDefault="00D17A43" w:rsidP="004D6711">
            <w:pPr>
              <w:spacing w:after="0" w:line="240" w:lineRule="auto"/>
              <w:jc w:val="center"/>
              <w:rPr>
                <w:rFonts w:ascii="Times New Roman" w:eastAsia="Times New Roman" w:hAnsi="Times New Roman" w:cs="Times New Roman"/>
                <w:sz w:val="24"/>
                <w:szCs w:val="24"/>
                <w:lang w:val="en-US" w:eastAsia="en-US"/>
              </w:rPr>
            </w:pPr>
          </w:p>
        </w:tc>
        <w:tc>
          <w:tcPr>
            <w:tcW w:w="1957" w:type="dxa"/>
            <w:noWrap/>
            <w:vAlign w:val="bottom"/>
          </w:tcPr>
          <w:p w14:paraId="0138CD73" w14:textId="77777777" w:rsidR="00D17A43" w:rsidRPr="004D6711" w:rsidRDefault="00D17A43" w:rsidP="004D6711">
            <w:pPr>
              <w:spacing w:after="0" w:line="240" w:lineRule="auto"/>
              <w:jc w:val="center"/>
              <w:rPr>
                <w:rFonts w:ascii="Times New Roman" w:eastAsia="Times New Roman" w:hAnsi="Times New Roman" w:cs="Times New Roman"/>
                <w:sz w:val="24"/>
                <w:szCs w:val="24"/>
                <w:lang w:val="en-US" w:eastAsia="en-US"/>
              </w:rPr>
            </w:pPr>
          </w:p>
        </w:tc>
        <w:tc>
          <w:tcPr>
            <w:tcW w:w="1992" w:type="dxa"/>
            <w:noWrap/>
            <w:vAlign w:val="bottom"/>
          </w:tcPr>
          <w:p w14:paraId="7B2E585D" w14:textId="77777777" w:rsidR="00D17A43" w:rsidRPr="004D6711" w:rsidRDefault="00D17A43" w:rsidP="004D6711">
            <w:pPr>
              <w:spacing w:after="0" w:line="240" w:lineRule="auto"/>
              <w:jc w:val="center"/>
              <w:rPr>
                <w:rFonts w:ascii="Times New Roman" w:eastAsia="Times New Roman" w:hAnsi="Times New Roman" w:cs="Times New Roman"/>
                <w:sz w:val="24"/>
                <w:szCs w:val="24"/>
                <w:lang w:val="en-US" w:eastAsia="en-US"/>
              </w:rPr>
            </w:pPr>
          </w:p>
        </w:tc>
        <w:tc>
          <w:tcPr>
            <w:tcW w:w="1847" w:type="dxa"/>
            <w:noWrap/>
            <w:vAlign w:val="bottom"/>
          </w:tcPr>
          <w:p w14:paraId="3C00F2B4" w14:textId="77777777" w:rsidR="00D17A43" w:rsidRPr="004D6711" w:rsidRDefault="00D17A43" w:rsidP="004D6711">
            <w:pPr>
              <w:spacing w:after="0" w:line="240" w:lineRule="auto"/>
              <w:jc w:val="center"/>
              <w:rPr>
                <w:rFonts w:ascii="Times New Roman" w:eastAsia="Times New Roman" w:hAnsi="Times New Roman" w:cs="Times New Roman"/>
                <w:b/>
                <w:bCs/>
                <w:sz w:val="24"/>
                <w:szCs w:val="24"/>
                <w:lang w:val="en-US" w:eastAsia="en-US"/>
              </w:rPr>
            </w:pPr>
          </w:p>
        </w:tc>
        <w:tc>
          <w:tcPr>
            <w:tcW w:w="1849" w:type="dxa"/>
            <w:noWrap/>
            <w:vAlign w:val="bottom"/>
          </w:tcPr>
          <w:p w14:paraId="0B6BBFA2" w14:textId="77777777" w:rsidR="00D17A43" w:rsidRPr="004D6711" w:rsidRDefault="00D17A43" w:rsidP="004D6711">
            <w:pPr>
              <w:spacing w:after="0" w:line="240" w:lineRule="auto"/>
              <w:jc w:val="center"/>
              <w:rPr>
                <w:rFonts w:ascii="Times New Roman" w:eastAsia="Times New Roman" w:hAnsi="Times New Roman" w:cs="Times New Roman"/>
                <w:sz w:val="24"/>
                <w:szCs w:val="24"/>
                <w:lang w:val="en-US" w:eastAsia="en-US"/>
              </w:rPr>
            </w:pPr>
          </w:p>
        </w:tc>
      </w:tr>
      <w:tr w:rsidR="004D6711" w:rsidRPr="004D6711" w14:paraId="4FB1D4BC" w14:textId="77777777" w:rsidTr="004E14D0">
        <w:trPr>
          <w:trHeight w:val="20"/>
        </w:trPr>
        <w:tc>
          <w:tcPr>
            <w:tcW w:w="567" w:type="dxa"/>
            <w:noWrap/>
            <w:vAlign w:val="bottom"/>
          </w:tcPr>
          <w:p w14:paraId="7C797F1D" w14:textId="122F73E5"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r w:rsidRPr="004D6711">
              <w:rPr>
                <w:rFonts w:ascii="Times New Roman" w:hAnsi="Times New Roman" w:cs="Times New Roman"/>
                <w:sz w:val="24"/>
                <w:szCs w:val="24"/>
              </w:rPr>
              <w:t>12</w:t>
            </w:r>
          </w:p>
        </w:tc>
        <w:tc>
          <w:tcPr>
            <w:tcW w:w="1985" w:type="dxa"/>
            <w:noWrap/>
            <w:vAlign w:val="bottom"/>
          </w:tcPr>
          <w:p w14:paraId="5C0E803B" w14:textId="0025F506" w:rsidR="004D6711" w:rsidRPr="004D6711" w:rsidRDefault="004D6711" w:rsidP="004D6711">
            <w:pPr>
              <w:spacing w:after="0" w:line="240" w:lineRule="auto"/>
              <w:jc w:val="center"/>
              <w:rPr>
                <w:rFonts w:ascii="Times New Roman" w:eastAsia="Times New Roman" w:hAnsi="Times New Roman" w:cs="Times New Roman"/>
                <w:b/>
                <w:sz w:val="24"/>
                <w:szCs w:val="24"/>
                <w:lang w:val="kk-KZ" w:eastAsia="en-US"/>
              </w:rPr>
            </w:pPr>
          </w:p>
        </w:tc>
        <w:tc>
          <w:tcPr>
            <w:tcW w:w="1957" w:type="dxa"/>
            <w:noWrap/>
            <w:vAlign w:val="bottom"/>
          </w:tcPr>
          <w:p w14:paraId="335A4BA6" w14:textId="68076E79"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992" w:type="dxa"/>
            <w:noWrap/>
            <w:vAlign w:val="bottom"/>
          </w:tcPr>
          <w:p w14:paraId="2A14EE95" w14:textId="076926F0"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847" w:type="dxa"/>
            <w:noWrap/>
            <w:vAlign w:val="bottom"/>
          </w:tcPr>
          <w:p w14:paraId="0011845A" w14:textId="713B34E5" w:rsidR="004D6711" w:rsidRPr="004D6711" w:rsidRDefault="004D6711" w:rsidP="004D6711">
            <w:pPr>
              <w:spacing w:after="0" w:line="240" w:lineRule="auto"/>
              <w:jc w:val="center"/>
              <w:rPr>
                <w:rFonts w:ascii="Times New Roman" w:eastAsia="Times New Roman" w:hAnsi="Times New Roman" w:cs="Times New Roman"/>
                <w:b/>
                <w:sz w:val="24"/>
                <w:szCs w:val="24"/>
                <w:lang w:val="en-US" w:eastAsia="en-US"/>
              </w:rPr>
            </w:pPr>
          </w:p>
        </w:tc>
        <w:tc>
          <w:tcPr>
            <w:tcW w:w="1849" w:type="dxa"/>
            <w:noWrap/>
            <w:vAlign w:val="bottom"/>
          </w:tcPr>
          <w:p w14:paraId="3B0F2957" w14:textId="5A6509F0"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p>
        </w:tc>
      </w:tr>
      <w:tr w:rsidR="004D6711" w:rsidRPr="004D6711" w14:paraId="034DC623" w14:textId="77777777" w:rsidTr="004E14D0">
        <w:trPr>
          <w:trHeight w:val="20"/>
        </w:trPr>
        <w:tc>
          <w:tcPr>
            <w:tcW w:w="567" w:type="dxa"/>
            <w:noWrap/>
            <w:vAlign w:val="bottom"/>
          </w:tcPr>
          <w:p w14:paraId="15F4B8B7" w14:textId="417DCC91"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r w:rsidRPr="004D6711">
              <w:rPr>
                <w:rFonts w:ascii="Times New Roman" w:hAnsi="Times New Roman" w:cs="Times New Roman"/>
                <w:sz w:val="24"/>
                <w:szCs w:val="24"/>
              </w:rPr>
              <w:t>13</w:t>
            </w:r>
          </w:p>
        </w:tc>
        <w:tc>
          <w:tcPr>
            <w:tcW w:w="1985" w:type="dxa"/>
            <w:noWrap/>
            <w:vAlign w:val="bottom"/>
          </w:tcPr>
          <w:p w14:paraId="685EF6E8" w14:textId="60B346D9" w:rsidR="004D6711" w:rsidRPr="004D6711" w:rsidRDefault="004D6711" w:rsidP="004D6711">
            <w:pPr>
              <w:spacing w:after="0" w:line="240" w:lineRule="auto"/>
              <w:jc w:val="center"/>
              <w:rPr>
                <w:rFonts w:ascii="Times New Roman" w:eastAsia="Times New Roman" w:hAnsi="Times New Roman" w:cs="Times New Roman"/>
                <w:b/>
                <w:sz w:val="24"/>
                <w:szCs w:val="24"/>
                <w:lang w:val="kk-KZ" w:eastAsia="en-US"/>
              </w:rPr>
            </w:pPr>
          </w:p>
        </w:tc>
        <w:tc>
          <w:tcPr>
            <w:tcW w:w="1957" w:type="dxa"/>
            <w:noWrap/>
            <w:vAlign w:val="bottom"/>
          </w:tcPr>
          <w:p w14:paraId="1E33057D" w14:textId="6243DE47"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992" w:type="dxa"/>
            <w:noWrap/>
            <w:vAlign w:val="bottom"/>
          </w:tcPr>
          <w:p w14:paraId="266652C5" w14:textId="64C7DBB0"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847" w:type="dxa"/>
            <w:noWrap/>
            <w:vAlign w:val="bottom"/>
          </w:tcPr>
          <w:p w14:paraId="3E82188C" w14:textId="602ACB58" w:rsidR="004D6711" w:rsidRPr="004D6711" w:rsidRDefault="004D6711" w:rsidP="004D6711">
            <w:pPr>
              <w:spacing w:after="0" w:line="240" w:lineRule="auto"/>
              <w:jc w:val="center"/>
              <w:rPr>
                <w:rFonts w:ascii="Times New Roman" w:eastAsia="Times New Roman" w:hAnsi="Times New Roman" w:cs="Times New Roman"/>
                <w:b/>
                <w:sz w:val="24"/>
                <w:szCs w:val="24"/>
                <w:lang w:val="en-US" w:eastAsia="en-US"/>
              </w:rPr>
            </w:pPr>
          </w:p>
        </w:tc>
        <w:tc>
          <w:tcPr>
            <w:tcW w:w="1849" w:type="dxa"/>
            <w:noWrap/>
            <w:vAlign w:val="bottom"/>
          </w:tcPr>
          <w:p w14:paraId="1FF4898E" w14:textId="4B358B38"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p>
        </w:tc>
      </w:tr>
      <w:tr w:rsidR="004D6711" w:rsidRPr="004D6711" w14:paraId="7DDFC4D4" w14:textId="77777777" w:rsidTr="004E14D0">
        <w:trPr>
          <w:trHeight w:val="20"/>
        </w:trPr>
        <w:tc>
          <w:tcPr>
            <w:tcW w:w="567" w:type="dxa"/>
            <w:noWrap/>
            <w:vAlign w:val="bottom"/>
          </w:tcPr>
          <w:p w14:paraId="686DDBC5" w14:textId="121DAF3F"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r w:rsidRPr="004D6711">
              <w:rPr>
                <w:rFonts w:ascii="Times New Roman" w:hAnsi="Times New Roman" w:cs="Times New Roman"/>
                <w:sz w:val="24"/>
                <w:szCs w:val="24"/>
              </w:rPr>
              <w:t>14</w:t>
            </w:r>
          </w:p>
        </w:tc>
        <w:tc>
          <w:tcPr>
            <w:tcW w:w="1985" w:type="dxa"/>
            <w:noWrap/>
            <w:vAlign w:val="bottom"/>
          </w:tcPr>
          <w:p w14:paraId="59950063" w14:textId="3739C002" w:rsidR="004D6711" w:rsidRPr="004D6711" w:rsidRDefault="004D6711" w:rsidP="004D6711">
            <w:pPr>
              <w:spacing w:after="0" w:line="240" w:lineRule="auto"/>
              <w:jc w:val="center"/>
              <w:rPr>
                <w:rFonts w:ascii="Times New Roman" w:eastAsia="Times New Roman" w:hAnsi="Times New Roman" w:cs="Times New Roman"/>
                <w:b/>
                <w:sz w:val="24"/>
                <w:szCs w:val="24"/>
                <w:lang w:val="kk-KZ" w:eastAsia="en-US"/>
              </w:rPr>
            </w:pPr>
          </w:p>
        </w:tc>
        <w:tc>
          <w:tcPr>
            <w:tcW w:w="1957" w:type="dxa"/>
            <w:noWrap/>
            <w:vAlign w:val="bottom"/>
          </w:tcPr>
          <w:p w14:paraId="443CBE6A" w14:textId="4675FB62"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992" w:type="dxa"/>
            <w:noWrap/>
            <w:vAlign w:val="bottom"/>
          </w:tcPr>
          <w:p w14:paraId="6961CA49" w14:textId="3224BD11"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847" w:type="dxa"/>
            <w:noWrap/>
            <w:vAlign w:val="bottom"/>
          </w:tcPr>
          <w:p w14:paraId="679A544B" w14:textId="38EE89AE" w:rsidR="004D6711" w:rsidRPr="004D6711" w:rsidRDefault="004D6711" w:rsidP="004D6711">
            <w:pPr>
              <w:spacing w:after="0" w:line="240" w:lineRule="auto"/>
              <w:jc w:val="center"/>
              <w:rPr>
                <w:rFonts w:ascii="Times New Roman" w:eastAsia="Times New Roman" w:hAnsi="Times New Roman" w:cs="Times New Roman"/>
                <w:b/>
                <w:sz w:val="24"/>
                <w:szCs w:val="24"/>
                <w:lang w:val="en-US" w:eastAsia="en-US"/>
              </w:rPr>
            </w:pPr>
          </w:p>
        </w:tc>
        <w:tc>
          <w:tcPr>
            <w:tcW w:w="1849" w:type="dxa"/>
            <w:noWrap/>
            <w:vAlign w:val="bottom"/>
          </w:tcPr>
          <w:p w14:paraId="26A0B22A" w14:textId="58B1D2BD"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p>
        </w:tc>
      </w:tr>
      <w:tr w:rsidR="004D6711" w:rsidRPr="004D6711" w14:paraId="34580523" w14:textId="77777777" w:rsidTr="004E14D0">
        <w:trPr>
          <w:trHeight w:val="20"/>
        </w:trPr>
        <w:tc>
          <w:tcPr>
            <w:tcW w:w="567" w:type="dxa"/>
            <w:noWrap/>
            <w:vAlign w:val="bottom"/>
          </w:tcPr>
          <w:p w14:paraId="68B799E5" w14:textId="17D8ABD4"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r w:rsidRPr="004D6711">
              <w:rPr>
                <w:rFonts w:ascii="Times New Roman" w:hAnsi="Times New Roman" w:cs="Times New Roman"/>
                <w:sz w:val="24"/>
                <w:szCs w:val="24"/>
              </w:rPr>
              <w:t>15</w:t>
            </w:r>
          </w:p>
        </w:tc>
        <w:tc>
          <w:tcPr>
            <w:tcW w:w="1985" w:type="dxa"/>
            <w:noWrap/>
            <w:vAlign w:val="bottom"/>
          </w:tcPr>
          <w:p w14:paraId="6697E0FF" w14:textId="7F65172A" w:rsidR="004D6711" w:rsidRPr="004D6711" w:rsidRDefault="004D6711" w:rsidP="004D6711">
            <w:pPr>
              <w:spacing w:after="0" w:line="240" w:lineRule="auto"/>
              <w:jc w:val="center"/>
              <w:rPr>
                <w:rFonts w:ascii="Times New Roman" w:eastAsia="Times New Roman" w:hAnsi="Times New Roman" w:cs="Times New Roman"/>
                <w:b/>
                <w:sz w:val="24"/>
                <w:szCs w:val="24"/>
                <w:lang w:val="kk-KZ" w:eastAsia="en-US"/>
              </w:rPr>
            </w:pPr>
          </w:p>
        </w:tc>
        <w:tc>
          <w:tcPr>
            <w:tcW w:w="1957" w:type="dxa"/>
            <w:noWrap/>
            <w:vAlign w:val="bottom"/>
          </w:tcPr>
          <w:p w14:paraId="6B9F8BAC" w14:textId="6BBE5238"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992" w:type="dxa"/>
            <w:noWrap/>
            <w:vAlign w:val="bottom"/>
          </w:tcPr>
          <w:p w14:paraId="62BE3B0C" w14:textId="20A4C24A"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847" w:type="dxa"/>
            <w:noWrap/>
            <w:vAlign w:val="bottom"/>
          </w:tcPr>
          <w:p w14:paraId="36EC150D" w14:textId="2268918E" w:rsidR="004D6711" w:rsidRPr="004D6711" w:rsidRDefault="004D6711" w:rsidP="004D6711">
            <w:pPr>
              <w:spacing w:after="0" w:line="240" w:lineRule="auto"/>
              <w:jc w:val="center"/>
              <w:rPr>
                <w:rFonts w:ascii="Times New Roman" w:eastAsia="Times New Roman" w:hAnsi="Times New Roman" w:cs="Times New Roman"/>
                <w:b/>
                <w:sz w:val="24"/>
                <w:szCs w:val="24"/>
                <w:lang w:val="en-US" w:eastAsia="en-US"/>
              </w:rPr>
            </w:pPr>
          </w:p>
        </w:tc>
        <w:tc>
          <w:tcPr>
            <w:tcW w:w="1849" w:type="dxa"/>
            <w:noWrap/>
            <w:vAlign w:val="bottom"/>
          </w:tcPr>
          <w:p w14:paraId="19F05776" w14:textId="3D87EBA9"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p>
        </w:tc>
      </w:tr>
      <w:tr w:rsidR="004D6711" w:rsidRPr="004D6711" w14:paraId="189C1D3C" w14:textId="77777777" w:rsidTr="004E14D0">
        <w:trPr>
          <w:trHeight w:val="20"/>
        </w:trPr>
        <w:tc>
          <w:tcPr>
            <w:tcW w:w="567" w:type="dxa"/>
            <w:noWrap/>
            <w:vAlign w:val="bottom"/>
          </w:tcPr>
          <w:p w14:paraId="0EB45DA1" w14:textId="6E44905F"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r w:rsidRPr="004D6711">
              <w:rPr>
                <w:rFonts w:ascii="Times New Roman" w:hAnsi="Times New Roman" w:cs="Times New Roman"/>
                <w:sz w:val="24"/>
                <w:szCs w:val="24"/>
              </w:rPr>
              <w:t>16</w:t>
            </w:r>
          </w:p>
        </w:tc>
        <w:tc>
          <w:tcPr>
            <w:tcW w:w="1985" w:type="dxa"/>
            <w:noWrap/>
            <w:vAlign w:val="bottom"/>
          </w:tcPr>
          <w:p w14:paraId="3878B3BE" w14:textId="18AA7961" w:rsidR="004D6711" w:rsidRPr="004D6711" w:rsidRDefault="004D6711" w:rsidP="004D6711">
            <w:pPr>
              <w:spacing w:after="0" w:line="240" w:lineRule="auto"/>
              <w:jc w:val="center"/>
              <w:rPr>
                <w:rFonts w:ascii="Times New Roman" w:eastAsia="Times New Roman" w:hAnsi="Times New Roman" w:cs="Times New Roman"/>
                <w:b/>
                <w:sz w:val="24"/>
                <w:szCs w:val="24"/>
                <w:lang w:val="kk-KZ" w:eastAsia="en-US"/>
              </w:rPr>
            </w:pPr>
          </w:p>
        </w:tc>
        <w:tc>
          <w:tcPr>
            <w:tcW w:w="1957" w:type="dxa"/>
            <w:noWrap/>
            <w:vAlign w:val="bottom"/>
          </w:tcPr>
          <w:p w14:paraId="09945A17" w14:textId="6CB5E1F6"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992" w:type="dxa"/>
            <w:noWrap/>
            <w:vAlign w:val="bottom"/>
          </w:tcPr>
          <w:p w14:paraId="1B50E492" w14:textId="36300ED5"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847" w:type="dxa"/>
            <w:noWrap/>
            <w:vAlign w:val="bottom"/>
          </w:tcPr>
          <w:p w14:paraId="095D8212" w14:textId="204946DB" w:rsidR="004D6711" w:rsidRPr="004D6711" w:rsidRDefault="004D6711" w:rsidP="004D6711">
            <w:pPr>
              <w:spacing w:after="0" w:line="240" w:lineRule="auto"/>
              <w:jc w:val="center"/>
              <w:rPr>
                <w:rFonts w:ascii="Times New Roman" w:eastAsia="Times New Roman" w:hAnsi="Times New Roman" w:cs="Times New Roman"/>
                <w:b/>
                <w:sz w:val="24"/>
                <w:szCs w:val="24"/>
                <w:lang w:val="en-US" w:eastAsia="en-US"/>
              </w:rPr>
            </w:pPr>
          </w:p>
        </w:tc>
        <w:tc>
          <w:tcPr>
            <w:tcW w:w="1849" w:type="dxa"/>
            <w:noWrap/>
            <w:vAlign w:val="bottom"/>
          </w:tcPr>
          <w:p w14:paraId="63539586" w14:textId="6436AAF4"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p>
        </w:tc>
      </w:tr>
      <w:tr w:rsidR="004D6711" w:rsidRPr="004D6711" w14:paraId="25F52671" w14:textId="77777777" w:rsidTr="004E14D0">
        <w:trPr>
          <w:trHeight w:val="20"/>
        </w:trPr>
        <w:tc>
          <w:tcPr>
            <w:tcW w:w="567" w:type="dxa"/>
            <w:noWrap/>
            <w:vAlign w:val="bottom"/>
          </w:tcPr>
          <w:p w14:paraId="3F3C1B3F" w14:textId="57637ABB"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r w:rsidRPr="004D6711">
              <w:rPr>
                <w:rFonts w:ascii="Times New Roman" w:hAnsi="Times New Roman" w:cs="Times New Roman"/>
                <w:sz w:val="24"/>
                <w:szCs w:val="24"/>
              </w:rPr>
              <w:t>17</w:t>
            </w:r>
          </w:p>
        </w:tc>
        <w:tc>
          <w:tcPr>
            <w:tcW w:w="1985" w:type="dxa"/>
            <w:noWrap/>
            <w:vAlign w:val="bottom"/>
          </w:tcPr>
          <w:p w14:paraId="7FEE0411" w14:textId="55168A1E" w:rsidR="004D6711" w:rsidRPr="004D6711" w:rsidRDefault="004D6711" w:rsidP="004D6711">
            <w:pPr>
              <w:spacing w:after="0" w:line="240" w:lineRule="auto"/>
              <w:jc w:val="center"/>
              <w:rPr>
                <w:rFonts w:ascii="Times New Roman" w:eastAsia="Times New Roman" w:hAnsi="Times New Roman" w:cs="Times New Roman"/>
                <w:b/>
                <w:sz w:val="24"/>
                <w:szCs w:val="24"/>
                <w:lang w:val="kk-KZ" w:eastAsia="en-US"/>
              </w:rPr>
            </w:pPr>
          </w:p>
        </w:tc>
        <w:tc>
          <w:tcPr>
            <w:tcW w:w="1957" w:type="dxa"/>
            <w:noWrap/>
            <w:vAlign w:val="bottom"/>
          </w:tcPr>
          <w:p w14:paraId="691F0B9D" w14:textId="3AB88D6E"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992" w:type="dxa"/>
            <w:noWrap/>
            <w:vAlign w:val="bottom"/>
          </w:tcPr>
          <w:p w14:paraId="670D8796" w14:textId="238B86A1"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847" w:type="dxa"/>
            <w:noWrap/>
            <w:vAlign w:val="bottom"/>
          </w:tcPr>
          <w:p w14:paraId="0D176182" w14:textId="00FA75F2" w:rsidR="004D6711" w:rsidRPr="004D6711" w:rsidRDefault="004D6711" w:rsidP="004D6711">
            <w:pPr>
              <w:spacing w:after="0" w:line="240" w:lineRule="auto"/>
              <w:jc w:val="center"/>
              <w:rPr>
                <w:rFonts w:ascii="Times New Roman" w:eastAsia="Times New Roman" w:hAnsi="Times New Roman" w:cs="Times New Roman"/>
                <w:b/>
                <w:sz w:val="24"/>
                <w:szCs w:val="24"/>
                <w:lang w:val="en-US" w:eastAsia="en-US"/>
              </w:rPr>
            </w:pPr>
          </w:p>
        </w:tc>
        <w:tc>
          <w:tcPr>
            <w:tcW w:w="1849" w:type="dxa"/>
            <w:noWrap/>
            <w:vAlign w:val="bottom"/>
          </w:tcPr>
          <w:p w14:paraId="55046DCD" w14:textId="5EFF3E00"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p>
        </w:tc>
      </w:tr>
      <w:tr w:rsidR="004D6711" w:rsidRPr="004D6711" w14:paraId="1F435E8F" w14:textId="77777777" w:rsidTr="004E14D0">
        <w:trPr>
          <w:trHeight w:val="20"/>
        </w:trPr>
        <w:tc>
          <w:tcPr>
            <w:tcW w:w="567" w:type="dxa"/>
            <w:noWrap/>
            <w:vAlign w:val="bottom"/>
          </w:tcPr>
          <w:p w14:paraId="086F82F8" w14:textId="1E683945"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r w:rsidRPr="004D6711">
              <w:rPr>
                <w:rFonts w:ascii="Times New Roman" w:hAnsi="Times New Roman" w:cs="Times New Roman"/>
                <w:sz w:val="24"/>
                <w:szCs w:val="24"/>
              </w:rPr>
              <w:t>18</w:t>
            </w:r>
          </w:p>
        </w:tc>
        <w:tc>
          <w:tcPr>
            <w:tcW w:w="1985" w:type="dxa"/>
            <w:noWrap/>
            <w:vAlign w:val="bottom"/>
          </w:tcPr>
          <w:p w14:paraId="390028E1" w14:textId="26CBCAD3" w:rsidR="004D6711" w:rsidRPr="004D6711" w:rsidRDefault="004D6711" w:rsidP="004D6711">
            <w:pPr>
              <w:spacing w:after="0" w:line="240" w:lineRule="auto"/>
              <w:jc w:val="center"/>
              <w:rPr>
                <w:rFonts w:ascii="Times New Roman" w:eastAsia="Times New Roman" w:hAnsi="Times New Roman" w:cs="Times New Roman"/>
                <w:b/>
                <w:sz w:val="24"/>
                <w:szCs w:val="24"/>
                <w:lang w:val="kk-KZ" w:eastAsia="en-US"/>
              </w:rPr>
            </w:pPr>
          </w:p>
        </w:tc>
        <w:tc>
          <w:tcPr>
            <w:tcW w:w="1957" w:type="dxa"/>
            <w:noWrap/>
            <w:vAlign w:val="bottom"/>
          </w:tcPr>
          <w:p w14:paraId="562D0FD6" w14:textId="46B4F29A"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992" w:type="dxa"/>
            <w:noWrap/>
            <w:vAlign w:val="bottom"/>
          </w:tcPr>
          <w:p w14:paraId="19C56541" w14:textId="1726CDE1"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847" w:type="dxa"/>
            <w:noWrap/>
            <w:vAlign w:val="bottom"/>
          </w:tcPr>
          <w:p w14:paraId="44CA204A" w14:textId="6BBB9A99" w:rsidR="004D6711" w:rsidRPr="004D6711" w:rsidRDefault="004D6711" w:rsidP="004D6711">
            <w:pPr>
              <w:spacing w:after="0" w:line="240" w:lineRule="auto"/>
              <w:jc w:val="center"/>
              <w:rPr>
                <w:rFonts w:ascii="Times New Roman" w:eastAsia="Times New Roman" w:hAnsi="Times New Roman" w:cs="Times New Roman"/>
                <w:b/>
                <w:sz w:val="24"/>
                <w:szCs w:val="24"/>
                <w:lang w:val="en-US" w:eastAsia="en-US"/>
              </w:rPr>
            </w:pPr>
          </w:p>
        </w:tc>
        <w:tc>
          <w:tcPr>
            <w:tcW w:w="1849" w:type="dxa"/>
            <w:noWrap/>
            <w:vAlign w:val="bottom"/>
          </w:tcPr>
          <w:p w14:paraId="1945A122" w14:textId="5CBD7843"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p>
        </w:tc>
      </w:tr>
      <w:tr w:rsidR="004D6711" w:rsidRPr="004D6711" w14:paraId="36C62728" w14:textId="77777777" w:rsidTr="004E14D0">
        <w:trPr>
          <w:trHeight w:val="20"/>
        </w:trPr>
        <w:tc>
          <w:tcPr>
            <w:tcW w:w="567" w:type="dxa"/>
            <w:noWrap/>
            <w:vAlign w:val="bottom"/>
          </w:tcPr>
          <w:p w14:paraId="1D9D9E25" w14:textId="1F69BDAC"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r w:rsidRPr="004D6711">
              <w:rPr>
                <w:rFonts w:ascii="Times New Roman" w:hAnsi="Times New Roman" w:cs="Times New Roman"/>
                <w:sz w:val="24"/>
                <w:szCs w:val="24"/>
              </w:rPr>
              <w:t>19</w:t>
            </w:r>
          </w:p>
        </w:tc>
        <w:tc>
          <w:tcPr>
            <w:tcW w:w="1985" w:type="dxa"/>
            <w:noWrap/>
            <w:vAlign w:val="bottom"/>
          </w:tcPr>
          <w:p w14:paraId="42C8BD45" w14:textId="410D1F46" w:rsidR="004D6711" w:rsidRPr="004D6711" w:rsidRDefault="004D6711" w:rsidP="004D6711">
            <w:pPr>
              <w:spacing w:after="0" w:line="240" w:lineRule="auto"/>
              <w:jc w:val="center"/>
              <w:rPr>
                <w:rFonts w:ascii="Times New Roman" w:eastAsia="Times New Roman" w:hAnsi="Times New Roman" w:cs="Times New Roman"/>
                <w:b/>
                <w:sz w:val="24"/>
                <w:szCs w:val="24"/>
                <w:lang w:val="kk-KZ" w:eastAsia="en-US"/>
              </w:rPr>
            </w:pPr>
          </w:p>
        </w:tc>
        <w:tc>
          <w:tcPr>
            <w:tcW w:w="1957" w:type="dxa"/>
            <w:noWrap/>
            <w:vAlign w:val="bottom"/>
          </w:tcPr>
          <w:p w14:paraId="2A11D304" w14:textId="0B7FCDF6"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992" w:type="dxa"/>
            <w:noWrap/>
            <w:vAlign w:val="bottom"/>
          </w:tcPr>
          <w:p w14:paraId="08D8F6DB" w14:textId="64D64772"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847" w:type="dxa"/>
            <w:noWrap/>
            <w:vAlign w:val="bottom"/>
          </w:tcPr>
          <w:p w14:paraId="0682DE18" w14:textId="3091CF9B" w:rsidR="004D6711" w:rsidRPr="004D6711" w:rsidRDefault="004D6711" w:rsidP="004D6711">
            <w:pPr>
              <w:spacing w:after="0" w:line="240" w:lineRule="auto"/>
              <w:jc w:val="center"/>
              <w:rPr>
                <w:rFonts w:ascii="Times New Roman" w:eastAsia="Times New Roman" w:hAnsi="Times New Roman" w:cs="Times New Roman"/>
                <w:b/>
                <w:sz w:val="24"/>
                <w:szCs w:val="24"/>
                <w:lang w:val="en-US" w:eastAsia="en-US"/>
              </w:rPr>
            </w:pPr>
          </w:p>
        </w:tc>
        <w:tc>
          <w:tcPr>
            <w:tcW w:w="1849" w:type="dxa"/>
            <w:noWrap/>
            <w:vAlign w:val="bottom"/>
          </w:tcPr>
          <w:p w14:paraId="658EEA7A" w14:textId="7330C210"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p>
        </w:tc>
      </w:tr>
      <w:tr w:rsidR="004D6711" w:rsidRPr="004D6711" w14:paraId="61019CAA" w14:textId="77777777" w:rsidTr="004E14D0">
        <w:trPr>
          <w:trHeight w:val="20"/>
        </w:trPr>
        <w:tc>
          <w:tcPr>
            <w:tcW w:w="567" w:type="dxa"/>
            <w:noWrap/>
            <w:vAlign w:val="bottom"/>
          </w:tcPr>
          <w:p w14:paraId="63EDA80F" w14:textId="369E2C67"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r w:rsidRPr="004D6711">
              <w:rPr>
                <w:rFonts w:ascii="Times New Roman" w:hAnsi="Times New Roman" w:cs="Times New Roman"/>
                <w:sz w:val="24"/>
                <w:szCs w:val="24"/>
              </w:rPr>
              <w:t>20</w:t>
            </w:r>
          </w:p>
        </w:tc>
        <w:tc>
          <w:tcPr>
            <w:tcW w:w="1985" w:type="dxa"/>
            <w:noWrap/>
            <w:vAlign w:val="bottom"/>
          </w:tcPr>
          <w:p w14:paraId="2F554508" w14:textId="14B77138" w:rsidR="004D6711" w:rsidRPr="004D6711" w:rsidRDefault="004D6711" w:rsidP="004D6711">
            <w:pPr>
              <w:spacing w:after="0" w:line="240" w:lineRule="auto"/>
              <w:jc w:val="center"/>
              <w:rPr>
                <w:rFonts w:ascii="Times New Roman" w:eastAsia="Times New Roman" w:hAnsi="Times New Roman" w:cs="Times New Roman"/>
                <w:b/>
                <w:sz w:val="24"/>
                <w:szCs w:val="24"/>
                <w:lang w:val="kk-KZ" w:eastAsia="en-US"/>
              </w:rPr>
            </w:pPr>
          </w:p>
        </w:tc>
        <w:tc>
          <w:tcPr>
            <w:tcW w:w="1957" w:type="dxa"/>
            <w:noWrap/>
            <w:vAlign w:val="bottom"/>
          </w:tcPr>
          <w:p w14:paraId="754607DD" w14:textId="499FDB93"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992" w:type="dxa"/>
            <w:noWrap/>
            <w:vAlign w:val="bottom"/>
          </w:tcPr>
          <w:p w14:paraId="1AA89FD3" w14:textId="3768C6D0"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847" w:type="dxa"/>
            <w:noWrap/>
            <w:vAlign w:val="bottom"/>
          </w:tcPr>
          <w:p w14:paraId="520822EA" w14:textId="4C280C32" w:rsidR="004D6711" w:rsidRPr="004D6711" w:rsidRDefault="004D6711" w:rsidP="004D6711">
            <w:pPr>
              <w:spacing w:after="0" w:line="240" w:lineRule="auto"/>
              <w:jc w:val="center"/>
              <w:rPr>
                <w:rFonts w:ascii="Times New Roman" w:eastAsia="Times New Roman" w:hAnsi="Times New Roman" w:cs="Times New Roman"/>
                <w:b/>
                <w:sz w:val="24"/>
                <w:szCs w:val="24"/>
                <w:lang w:val="en-US" w:eastAsia="en-US"/>
              </w:rPr>
            </w:pPr>
          </w:p>
        </w:tc>
        <w:tc>
          <w:tcPr>
            <w:tcW w:w="1849" w:type="dxa"/>
            <w:noWrap/>
            <w:vAlign w:val="bottom"/>
          </w:tcPr>
          <w:p w14:paraId="1D304CDE" w14:textId="2F759028"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p>
        </w:tc>
      </w:tr>
      <w:tr w:rsidR="004D6711" w:rsidRPr="004D6711" w14:paraId="7C6EB2F7" w14:textId="77777777" w:rsidTr="004E14D0">
        <w:trPr>
          <w:trHeight w:val="20"/>
        </w:trPr>
        <w:tc>
          <w:tcPr>
            <w:tcW w:w="567" w:type="dxa"/>
            <w:noWrap/>
            <w:vAlign w:val="bottom"/>
          </w:tcPr>
          <w:p w14:paraId="68C23543" w14:textId="6D1A38BE"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r w:rsidRPr="004D6711">
              <w:rPr>
                <w:rFonts w:ascii="Times New Roman" w:hAnsi="Times New Roman" w:cs="Times New Roman"/>
                <w:sz w:val="24"/>
                <w:szCs w:val="24"/>
              </w:rPr>
              <w:t>21</w:t>
            </w:r>
          </w:p>
        </w:tc>
        <w:tc>
          <w:tcPr>
            <w:tcW w:w="1985" w:type="dxa"/>
            <w:noWrap/>
            <w:vAlign w:val="bottom"/>
          </w:tcPr>
          <w:p w14:paraId="7D824180" w14:textId="76F1CC2F" w:rsidR="004D6711" w:rsidRPr="004D6711" w:rsidRDefault="004D6711" w:rsidP="004D6711">
            <w:pPr>
              <w:spacing w:after="0" w:line="240" w:lineRule="auto"/>
              <w:jc w:val="center"/>
              <w:rPr>
                <w:rFonts w:ascii="Times New Roman" w:eastAsia="Times New Roman" w:hAnsi="Times New Roman" w:cs="Times New Roman"/>
                <w:b/>
                <w:sz w:val="24"/>
                <w:szCs w:val="24"/>
                <w:lang w:val="kk-KZ" w:eastAsia="en-US"/>
              </w:rPr>
            </w:pPr>
          </w:p>
        </w:tc>
        <w:tc>
          <w:tcPr>
            <w:tcW w:w="1957" w:type="dxa"/>
            <w:noWrap/>
            <w:vAlign w:val="bottom"/>
          </w:tcPr>
          <w:p w14:paraId="0917B680" w14:textId="252AD31D"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992" w:type="dxa"/>
            <w:noWrap/>
            <w:vAlign w:val="bottom"/>
          </w:tcPr>
          <w:p w14:paraId="6DC10EA9" w14:textId="236CEF73"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847" w:type="dxa"/>
            <w:noWrap/>
            <w:vAlign w:val="bottom"/>
          </w:tcPr>
          <w:p w14:paraId="225C5225" w14:textId="158ED423" w:rsidR="004D6711" w:rsidRPr="004D6711" w:rsidRDefault="004D6711" w:rsidP="004D6711">
            <w:pPr>
              <w:spacing w:after="0" w:line="240" w:lineRule="auto"/>
              <w:jc w:val="center"/>
              <w:rPr>
                <w:rFonts w:ascii="Times New Roman" w:eastAsia="Times New Roman" w:hAnsi="Times New Roman" w:cs="Times New Roman"/>
                <w:b/>
                <w:sz w:val="24"/>
                <w:szCs w:val="24"/>
                <w:lang w:val="en-US" w:eastAsia="en-US"/>
              </w:rPr>
            </w:pPr>
          </w:p>
        </w:tc>
        <w:tc>
          <w:tcPr>
            <w:tcW w:w="1849" w:type="dxa"/>
            <w:noWrap/>
            <w:vAlign w:val="bottom"/>
          </w:tcPr>
          <w:p w14:paraId="4AC82CE2" w14:textId="5C7F2A83"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p>
        </w:tc>
      </w:tr>
      <w:tr w:rsidR="004D6711" w:rsidRPr="004D6711" w14:paraId="2EABDE1A" w14:textId="77777777" w:rsidTr="004E14D0">
        <w:trPr>
          <w:trHeight w:val="20"/>
        </w:trPr>
        <w:tc>
          <w:tcPr>
            <w:tcW w:w="567" w:type="dxa"/>
            <w:noWrap/>
            <w:vAlign w:val="bottom"/>
          </w:tcPr>
          <w:p w14:paraId="42A6CA15" w14:textId="21FFBC3F"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r w:rsidRPr="004D6711">
              <w:rPr>
                <w:rFonts w:ascii="Times New Roman" w:hAnsi="Times New Roman" w:cs="Times New Roman"/>
                <w:sz w:val="24"/>
                <w:szCs w:val="24"/>
              </w:rPr>
              <w:t>22</w:t>
            </w:r>
          </w:p>
        </w:tc>
        <w:tc>
          <w:tcPr>
            <w:tcW w:w="1985" w:type="dxa"/>
            <w:noWrap/>
            <w:vAlign w:val="bottom"/>
          </w:tcPr>
          <w:p w14:paraId="13A35BC7" w14:textId="766F53C0" w:rsidR="004D6711" w:rsidRPr="004D6711" w:rsidRDefault="004D6711" w:rsidP="004D6711">
            <w:pPr>
              <w:spacing w:after="0" w:line="240" w:lineRule="auto"/>
              <w:jc w:val="center"/>
              <w:rPr>
                <w:rFonts w:ascii="Times New Roman" w:eastAsia="Times New Roman" w:hAnsi="Times New Roman" w:cs="Times New Roman"/>
                <w:b/>
                <w:sz w:val="24"/>
                <w:szCs w:val="24"/>
                <w:lang w:val="kk-KZ" w:eastAsia="en-US"/>
              </w:rPr>
            </w:pPr>
          </w:p>
        </w:tc>
        <w:tc>
          <w:tcPr>
            <w:tcW w:w="1957" w:type="dxa"/>
            <w:noWrap/>
            <w:vAlign w:val="bottom"/>
          </w:tcPr>
          <w:p w14:paraId="7D049417" w14:textId="343528E9"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992" w:type="dxa"/>
            <w:noWrap/>
            <w:vAlign w:val="bottom"/>
          </w:tcPr>
          <w:p w14:paraId="33B23C67" w14:textId="00681689"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847" w:type="dxa"/>
            <w:noWrap/>
            <w:vAlign w:val="bottom"/>
          </w:tcPr>
          <w:p w14:paraId="57C4139C" w14:textId="056B4CA5" w:rsidR="004D6711" w:rsidRPr="004D6711" w:rsidRDefault="004D6711" w:rsidP="004D6711">
            <w:pPr>
              <w:spacing w:after="0" w:line="240" w:lineRule="auto"/>
              <w:jc w:val="center"/>
              <w:rPr>
                <w:rFonts w:ascii="Times New Roman" w:eastAsia="Times New Roman" w:hAnsi="Times New Roman" w:cs="Times New Roman"/>
                <w:b/>
                <w:sz w:val="24"/>
                <w:szCs w:val="24"/>
                <w:lang w:val="en-US" w:eastAsia="en-US"/>
              </w:rPr>
            </w:pPr>
          </w:p>
        </w:tc>
        <w:tc>
          <w:tcPr>
            <w:tcW w:w="1849" w:type="dxa"/>
            <w:noWrap/>
            <w:vAlign w:val="bottom"/>
          </w:tcPr>
          <w:p w14:paraId="1831197F" w14:textId="3533204F"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p>
        </w:tc>
      </w:tr>
      <w:tr w:rsidR="004D6711" w:rsidRPr="004D6711" w14:paraId="13BB7F15" w14:textId="77777777" w:rsidTr="004E14D0">
        <w:trPr>
          <w:trHeight w:val="20"/>
        </w:trPr>
        <w:tc>
          <w:tcPr>
            <w:tcW w:w="567" w:type="dxa"/>
            <w:noWrap/>
            <w:vAlign w:val="bottom"/>
          </w:tcPr>
          <w:p w14:paraId="6DEE5371" w14:textId="6AE59407"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r w:rsidRPr="004D6711">
              <w:rPr>
                <w:rFonts w:ascii="Times New Roman" w:hAnsi="Times New Roman" w:cs="Times New Roman"/>
                <w:sz w:val="24"/>
                <w:szCs w:val="24"/>
              </w:rPr>
              <w:t>23</w:t>
            </w:r>
          </w:p>
        </w:tc>
        <w:tc>
          <w:tcPr>
            <w:tcW w:w="1985" w:type="dxa"/>
            <w:noWrap/>
            <w:vAlign w:val="bottom"/>
          </w:tcPr>
          <w:p w14:paraId="6B0402C5" w14:textId="74339032" w:rsidR="004D6711" w:rsidRPr="004D6711" w:rsidRDefault="004D6711" w:rsidP="004D6711">
            <w:pPr>
              <w:spacing w:after="0" w:line="240" w:lineRule="auto"/>
              <w:jc w:val="center"/>
              <w:rPr>
                <w:rFonts w:ascii="Times New Roman" w:eastAsia="Times New Roman" w:hAnsi="Times New Roman" w:cs="Times New Roman"/>
                <w:b/>
                <w:sz w:val="24"/>
                <w:szCs w:val="24"/>
                <w:lang w:val="kk-KZ" w:eastAsia="en-US"/>
              </w:rPr>
            </w:pPr>
          </w:p>
        </w:tc>
        <w:tc>
          <w:tcPr>
            <w:tcW w:w="1957" w:type="dxa"/>
            <w:noWrap/>
            <w:vAlign w:val="bottom"/>
          </w:tcPr>
          <w:p w14:paraId="13EB2EFD" w14:textId="0589028D"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992" w:type="dxa"/>
            <w:noWrap/>
            <w:vAlign w:val="bottom"/>
          </w:tcPr>
          <w:p w14:paraId="40765748" w14:textId="462E9EA5"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847" w:type="dxa"/>
            <w:noWrap/>
            <w:vAlign w:val="bottom"/>
          </w:tcPr>
          <w:p w14:paraId="16FF47EA" w14:textId="3C4BE21F" w:rsidR="004D6711" w:rsidRPr="004D6711" w:rsidRDefault="004D6711" w:rsidP="004D6711">
            <w:pPr>
              <w:spacing w:after="0" w:line="240" w:lineRule="auto"/>
              <w:jc w:val="center"/>
              <w:rPr>
                <w:rFonts w:ascii="Times New Roman" w:eastAsia="Times New Roman" w:hAnsi="Times New Roman" w:cs="Times New Roman"/>
                <w:b/>
                <w:sz w:val="24"/>
                <w:szCs w:val="24"/>
                <w:lang w:val="en-US" w:eastAsia="en-US"/>
              </w:rPr>
            </w:pPr>
          </w:p>
        </w:tc>
        <w:tc>
          <w:tcPr>
            <w:tcW w:w="1849" w:type="dxa"/>
            <w:noWrap/>
            <w:vAlign w:val="bottom"/>
          </w:tcPr>
          <w:p w14:paraId="5A769EEB" w14:textId="7B1DAB91"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p>
        </w:tc>
      </w:tr>
      <w:tr w:rsidR="004D6711" w:rsidRPr="004D6711" w14:paraId="53A61EF6" w14:textId="77777777" w:rsidTr="004E14D0">
        <w:trPr>
          <w:trHeight w:val="20"/>
        </w:trPr>
        <w:tc>
          <w:tcPr>
            <w:tcW w:w="567" w:type="dxa"/>
            <w:noWrap/>
            <w:vAlign w:val="bottom"/>
          </w:tcPr>
          <w:p w14:paraId="5FD4DBF6" w14:textId="046CB3E7"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r w:rsidRPr="004D6711">
              <w:rPr>
                <w:rFonts w:ascii="Times New Roman" w:hAnsi="Times New Roman" w:cs="Times New Roman"/>
                <w:sz w:val="24"/>
                <w:szCs w:val="24"/>
              </w:rPr>
              <w:t>24</w:t>
            </w:r>
          </w:p>
        </w:tc>
        <w:tc>
          <w:tcPr>
            <w:tcW w:w="1985" w:type="dxa"/>
            <w:noWrap/>
            <w:vAlign w:val="bottom"/>
          </w:tcPr>
          <w:p w14:paraId="04076588" w14:textId="5B68C925" w:rsidR="004D6711" w:rsidRPr="004D6711" w:rsidRDefault="004D6711" w:rsidP="004D6711">
            <w:pPr>
              <w:spacing w:after="0" w:line="240" w:lineRule="auto"/>
              <w:jc w:val="center"/>
              <w:rPr>
                <w:rFonts w:ascii="Times New Roman" w:eastAsia="Times New Roman" w:hAnsi="Times New Roman" w:cs="Times New Roman"/>
                <w:b/>
                <w:sz w:val="24"/>
                <w:szCs w:val="24"/>
                <w:lang w:val="kk-KZ" w:eastAsia="en-US"/>
              </w:rPr>
            </w:pPr>
          </w:p>
        </w:tc>
        <w:tc>
          <w:tcPr>
            <w:tcW w:w="1957" w:type="dxa"/>
            <w:noWrap/>
            <w:vAlign w:val="bottom"/>
          </w:tcPr>
          <w:p w14:paraId="2ACEBADF" w14:textId="15D65ADF"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992" w:type="dxa"/>
            <w:noWrap/>
            <w:vAlign w:val="bottom"/>
          </w:tcPr>
          <w:p w14:paraId="57E3B3C8" w14:textId="262FE0F8" w:rsidR="004D6711" w:rsidRPr="004D6711" w:rsidRDefault="004D6711" w:rsidP="004D6711">
            <w:pPr>
              <w:spacing w:after="0" w:line="240" w:lineRule="auto"/>
              <w:jc w:val="center"/>
              <w:rPr>
                <w:rFonts w:ascii="Times New Roman" w:eastAsia="Times New Roman" w:hAnsi="Times New Roman" w:cs="Times New Roman"/>
                <w:sz w:val="24"/>
                <w:szCs w:val="24"/>
                <w:lang w:val="en-US" w:eastAsia="en-US"/>
              </w:rPr>
            </w:pPr>
          </w:p>
        </w:tc>
        <w:tc>
          <w:tcPr>
            <w:tcW w:w="1847" w:type="dxa"/>
            <w:noWrap/>
            <w:vAlign w:val="bottom"/>
          </w:tcPr>
          <w:p w14:paraId="5574F764" w14:textId="36B70461" w:rsidR="004D6711" w:rsidRPr="004D6711" w:rsidRDefault="004D6711" w:rsidP="004D6711">
            <w:pPr>
              <w:spacing w:after="0" w:line="240" w:lineRule="auto"/>
              <w:jc w:val="center"/>
              <w:rPr>
                <w:rFonts w:ascii="Times New Roman" w:eastAsia="Times New Roman" w:hAnsi="Times New Roman" w:cs="Times New Roman"/>
                <w:b/>
                <w:sz w:val="24"/>
                <w:szCs w:val="24"/>
                <w:lang w:val="en-US" w:eastAsia="en-US"/>
              </w:rPr>
            </w:pPr>
          </w:p>
        </w:tc>
        <w:tc>
          <w:tcPr>
            <w:tcW w:w="1849" w:type="dxa"/>
            <w:noWrap/>
            <w:vAlign w:val="bottom"/>
          </w:tcPr>
          <w:p w14:paraId="03439B36" w14:textId="792FB81C"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p>
        </w:tc>
      </w:tr>
      <w:tr w:rsidR="004D6711" w:rsidRPr="004D6711" w14:paraId="5719628D" w14:textId="77777777" w:rsidTr="004E14D0">
        <w:trPr>
          <w:trHeight w:val="20"/>
        </w:trPr>
        <w:tc>
          <w:tcPr>
            <w:tcW w:w="567" w:type="dxa"/>
            <w:noWrap/>
            <w:vAlign w:val="bottom"/>
          </w:tcPr>
          <w:p w14:paraId="407F6102" w14:textId="479AB2E0" w:rsidR="004D6711" w:rsidRPr="004D6711" w:rsidRDefault="004D6711" w:rsidP="004D6711">
            <w:pPr>
              <w:spacing w:after="0" w:line="240" w:lineRule="auto"/>
              <w:jc w:val="center"/>
              <w:rPr>
                <w:rFonts w:ascii="Times New Roman" w:eastAsia="Times New Roman" w:hAnsi="Times New Roman" w:cs="Times New Roman"/>
                <w:sz w:val="24"/>
                <w:szCs w:val="24"/>
                <w:lang w:val="kk-KZ" w:eastAsia="en-US"/>
              </w:rPr>
            </w:pPr>
          </w:p>
        </w:tc>
        <w:tc>
          <w:tcPr>
            <w:tcW w:w="1985" w:type="dxa"/>
            <w:noWrap/>
            <w:vAlign w:val="bottom"/>
          </w:tcPr>
          <w:p w14:paraId="020CED86" w14:textId="77777777" w:rsidR="004D6711" w:rsidRPr="004D6711" w:rsidRDefault="004D6711" w:rsidP="004D6711">
            <w:pPr>
              <w:spacing w:after="0" w:line="240" w:lineRule="auto"/>
              <w:jc w:val="center"/>
              <w:rPr>
                <w:rFonts w:ascii="Times New Roman" w:eastAsia="Times New Roman" w:hAnsi="Times New Roman" w:cs="Times New Roman"/>
                <w:b/>
                <w:sz w:val="24"/>
                <w:szCs w:val="24"/>
                <w:lang w:val="kk-KZ" w:eastAsia="en-US"/>
              </w:rPr>
            </w:pPr>
            <w:r w:rsidRPr="004D6711">
              <w:rPr>
                <w:rFonts w:ascii="Times New Roman" w:eastAsia="Times New Roman" w:hAnsi="Times New Roman" w:cs="Times New Roman"/>
                <w:b/>
                <w:sz w:val="24"/>
                <w:szCs w:val="24"/>
                <w:lang w:val="kk-KZ" w:eastAsia="en-US"/>
              </w:rPr>
              <w:t>Итого</w:t>
            </w:r>
          </w:p>
          <w:p w14:paraId="71B9685C" w14:textId="7916FDA0" w:rsidR="004D6711" w:rsidRPr="004D6711" w:rsidRDefault="004D6711" w:rsidP="004D6711">
            <w:pPr>
              <w:spacing w:after="0" w:line="240" w:lineRule="auto"/>
              <w:jc w:val="center"/>
              <w:rPr>
                <w:rFonts w:ascii="Times New Roman" w:eastAsia="Times New Roman" w:hAnsi="Times New Roman" w:cs="Times New Roman"/>
                <w:b/>
                <w:sz w:val="24"/>
                <w:szCs w:val="24"/>
                <w:lang w:val="kk-KZ" w:eastAsia="en-US"/>
              </w:rPr>
            </w:pPr>
            <w:r w:rsidRPr="004D6711">
              <w:rPr>
                <w:rFonts w:ascii="Times New Roman" w:eastAsia="Times New Roman" w:hAnsi="Times New Roman" w:cs="Times New Roman"/>
                <w:b/>
                <w:sz w:val="24"/>
                <w:szCs w:val="24"/>
                <w:lang w:val="kk-KZ" w:eastAsia="en-US"/>
              </w:rPr>
              <w:t>/Жиыны:</w:t>
            </w:r>
          </w:p>
        </w:tc>
        <w:tc>
          <w:tcPr>
            <w:tcW w:w="1957" w:type="dxa"/>
            <w:noWrap/>
            <w:vAlign w:val="bottom"/>
          </w:tcPr>
          <w:p w14:paraId="70E57B11" w14:textId="11774531" w:rsidR="004D6711" w:rsidRPr="00D105D1" w:rsidRDefault="004D6711" w:rsidP="004D6711">
            <w:pPr>
              <w:spacing w:after="0" w:line="240" w:lineRule="auto"/>
              <w:jc w:val="center"/>
              <w:rPr>
                <w:rFonts w:ascii="Times New Roman" w:eastAsia="Times New Roman" w:hAnsi="Times New Roman" w:cs="Times New Roman"/>
                <w:b/>
                <w:bCs/>
                <w:sz w:val="24"/>
                <w:szCs w:val="24"/>
                <w:lang w:val="en-US" w:eastAsia="en-US"/>
              </w:rPr>
            </w:pPr>
          </w:p>
        </w:tc>
        <w:tc>
          <w:tcPr>
            <w:tcW w:w="1992" w:type="dxa"/>
            <w:noWrap/>
            <w:vAlign w:val="bottom"/>
          </w:tcPr>
          <w:p w14:paraId="2EAF3FE0" w14:textId="00B1EA7E" w:rsidR="004D6711" w:rsidRPr="00D105D1" w:rsidRDefault="004D6711" w:rsidP="004D6711">
            <w:pPr>
              <w:spacing w:after="0" w:line="240" w:lineRule="auto"/>
              <w:jc w:val="center"/>
              <w:rPr>
                <w:rFonts w:ascii="Times New Roman" w:eastAsia="Times New Roman" w:hAnsi="Times New Roman" w:cs="Times New Roman"/>
                <w:b/>
                <w:bCs/>
                <w:sz w:val="24"/>
                <w:szCs w:val="24"/>
                <w:lang w:val="en-US" w:eastAsia="en-US"/>
              </w:rPr>
            </w:pPr>
          </w:p>
        </w:tc>
        <w:tc>
          <w:tcPr>
            <w:tcW w:w="1847" w:type="dxa"/>
            <w:noWrap/>
            <w:vAlign w:val="bottom"/>
          </w:tcPr>
          <w:p w14:paraId="1432423A" w14:textId="2910B30E" w:rsidR="004D6711" w:rsidRPr="00D105D1" w:rsidRDefault="004D6711" w:rsidP="004D6711">
            <w:pPr>
              <w:spacing w:after="0" w:line="240" w:lineRule="auto"/>
              <w:jc w:val="center"/>
              <w:rPr>
                <w:rFonts w:ascii="Times New Roman" w:eastAsia="Times New Roman" w:hAnsi="Times New Roman" w:cs="Times New Roman"/>
                <w:b/>
                <w:bCs/>
                <w:sz w:val="24"/>
                <w:szCs w:val="24"/>
                <w:lang w:val="en-US" w:eastAsia="en-US"/>
              </w:rPr>
            </w:pPr>
          </w:p>
        </w:tc>
        <w:tc>
          <w:tcPr>
            <w:tcW w:w="1849" w:type="dxa"/>
            <w:noWrap/>
            <w:vAlign w:val="bottom"/>
          </w:tcPr>
          <w:p w14:paraId="67237A58" w14:textId="27A61217" w:rsidR="004D6711" w:rsidRPr="00D105D1" w:rsidRDefault="004D6711" w:rsidP="004D6711">
            <w:pPr>
              <w:spacing w:after="0" w:line="240" w:lineRule="auto"/>
              <w:jc w:val="center"/>
              <w:rPr>
                <w:rFonts w:ascii="Times New Roman" w:eastAsia="Times New Roman" w:hAnsi="Times New Roman" w:cs="Times New Roman"/>
                <w:b/>
                <w:bCs/>
                <w:sz w:val="24"/>
                <w:szCs w:val="24"/>
                <w:lang w:val="kk-KZ" w:eastAsia="en-US"/>
              </w:rPr>
            </w:pPr>
          </w:p>
        </w:tc>
      </w:tr>
    </w:tbl>
    <w:p w14:paraId="506716B6" w14:textId="77777777" w:rsidR="00056EB6" w:rsidRPr="005E6667" w:rsidRDefault="00056EB6" w:rsidP="00C05D6A">
      <w:pPr>
        <w:spacing w:after="0" w:line="240" w:lineRule="auto"/>
        <w:rPr>
          <w:rFonts w:ascii="Times New Roman" w:eastAsiaTheme="minorHAnsi" w:hAnsi="Times New Roman" w:cs="Times New Roman"/>
          <w:sz w:val="24"/>
          <w:szCs w:val="24"/>
          <w:lang w:val="kk-KZ" w:eastAsia="en-US"/>
        </w:rPr>
      </w:pPr>
    </w:p>
    <w:p w14:paraId="78435DD2" w14:textId="6C55572C" w:rsidR="00BA692C" w:rsidRPr="005E6667" w:rsidRDefault="00BA692C" w:rsidP="00BA692C">
      <w:pPr>
        <w:tabs>
          <w:tab w:val="left" w:pos="426"/>
        </w:tabs>
        <w:spacing w:after="0" w:line="240" w:lineRule="auto"/>
        <w:rPr>
          <w:rFonts w:ascii="Times New Roman" w:eastAsia="Times New Roman" w:hAnsi="Times New Roman" w:cs="Times New Roman"/>
          <w:i/>
          <w:sz w:val="24"/>
          <w:szCs w:val="24"/>
          <w:lang w:val="kk-KZ"/>
        </w:rPr>
      </w:pPr>
      <w:proofErr w:type="spellStart"/>
      <w:r w:rsidRPr="005E6667">
        <w:rPr>
          <w:rFonts w:ascii="Times New Roman" w:eastAsia="Times New Roman" w:hAnsi="Times New Roman" w:cs="Times New Roman"/>
          <w:b/>
          <w:sz w:val="24"/>
          <w:szCs w:val="24"/>
        </w:rPr>
        <w:t>Қарызберуші</w:t>
      </w:r>
      <w:proofErr w:type="spellEnd"/>
      <w:r w:rsidRPr="005E6667">
        <w:rPr>
          <w:rFonts w:ascii="Times New Roman" w:eastAsia="Times New Roman" w:hAnsi="Times New Roman" w:cs="Times New Roman"/>
          <w:b/>
          <w:sz w:val="24"/>
          <w:szCs w:val="24"/>
          <w:lang w:val="kk-KZ"/>
        </w:rPr>
        <w:t>/Займодатель</w:t>
      </w:r>
      <w:r w:rsidRPr="005E6667">
        <w:rPr>
          <w:rFonts w:ascii="Times New Roman" w:eastAsia="Times New Roman" w:hAnsi="Times New Roman" w:cs="Times New Roman"/>
          <w:b/>
          <w:sz w:val="24"/>
          <w:szCs w:val="24"/>
        </w:rPr>
        <w:t xml:space="preserve"> ________________ </w:t>
      </w:r>
      <w:r w:rsidR="00D17A43">
        <w:rPr>
          <w:rFonts w:ascii="Times New Roman" w:hAnsi="Times New Roman" w:cs="Times New Roman"/>
          <w:b/>
          <w:sz w:val="24"/>
          <w:szCs w:val="24"/>
        </w:rPr>
        <w:t>_______________</w:t>
      </w:r>
    </w:p>
    <w:p w14:paraId="3F9D9DC5" w14:textId="70EE7EAF" w:rsidR="001A6FA6" w:rsidRPr="005E6667" w:rsidRDefault="00BA692C" w:rsidP="00BA692C">
      <w:pPr>
        <w:spacing w:after="0" w:line="240" w:lineRule="auto"/>
        <w:rPr>
          <w:rFonts w:ascii="Times New Roman" w:eastAsia="Times New Roman" w:hAnsi="Times New Roman" w:cs="Times New Roman"/>
          <w:sz w:val="24"/>
          <w:szCs w:val="24"/>
          <w:lang w:val="kk-KZ"/>
        </w:rPr>
      </w:pPr>
      <w:r w:rsidRPr="005E6667">
        <w:rPr>
          <w:rFonts w:ascii="Times New Roman" w:eastAsia="Times New Roman" w:hAnsi="Times New Roman" w:cs="Times New Roman"/>
          <w:sz w:val="24"/>
          <w:szCs w:val="24"/>
        </w:rPr>
        <w:lastRenderedPageBreak/>
        <w:tab/>
      </w:r>
      <w:r w:rsidRPr="005E6667">
        <w:rPr>
          <w:rFonts w:ascii="Times New Roman" w:eastAsia="Times New Roman" w:hAnsi="Times New Roman" w:cs="Times New Roman"/>
          <w:sz w:val="24"/>
          <w:szCs w:val="24"/>
        </w:rPr>
        <w:tab/>
      </w:r>
      <w:r w:rsidRPr="005E6667">
        <w:rPr>
          <w:rFonts w:ascii="Times New Roman" w:eastAsia="Times New Roman" w:hAnsi="Times New Roman" w:cs="Times New Roman"/>
          <w:sz w:val="24"/>
          <w:szCs w:val="24"/>
        </w:rPr>
        <w:tab/>
      </w:r>
      <w:r w:rsidRPr="005E6667">
        <w:rPr>
          <w:rFonts w:ascii="Times New Roman" w:eastAsia="Times New Roman" w:hAnsi="Times New Roman" w:cs="Times New Roman"/>
          <w:sz w:val="24"/>
          <w:szCs w:val="24"/>
        </w:rPr>
        <w:tab/>
      </w:r>
      <w:r w:rsidRPr="005E6667">
        <w:rPr>
          <w:rFonts w:ascii="Times New Roman" w:eastAsia="Times New Roman" w:hAnsi="Times New Roman" w:cs="Times New Roman"/>
          <w:sz w:val="24"/>
          <w:szCs w:val="24"/>
          <w:lang w:val="kk-KZ"/>
        </w:rPr>
        <w:t xml:space="preserve">            М.О. / М.П.</w:t>
      </w:r>
    </w:p>
    <w:p w14:paraId="1EA6F4D0" w14:textId="77777777" w:rsidR="00F20E6F" w:rsidRDefault="00F20E6F" w:rsidP="00BA692C">
      <w:pPr>
        <w:spacing w:after="0" w:line="240" w:lineRule="auto"/>
        <w:rPr>
          <w:rFonts w:ascii="Times New Roman" w:eastAsia="Times New Roman" w:hAnsi="Times New Roman" w:cs="Times New Roman"/>
          <w:sz w:val="24"/>
          <w:szCs w:val="24"/>
        </w:rPr>
      </w:pPr>
    </w:p>
    <w:p w14:paraId="073CE675" w14:textId="77777777" w:rsidR="004E14D0" w:rsidRPr="00F549AE" w:rsidRDefault="004E14D0" w:rsidP="00BA692C">
      <w:pPr>
        <w:spacing w:after="0" w:line="240" w:lineRule="auto"/>
        <w:rPr>
          <w:rFonts w:ascii="Times New Roman" w:eastAsia="Times New Roman" w:hAnsi="Times New Roman" w:cs="Times New Roman"/>
          <w:sz w:val="24"/>
          <w:szCs w:val="24"/>
        </w:rPr>
      </w:pPr>
    </w:p>
    <w:p w14:paraId="50914D39" w14:textId="77777777" w:rsidR="00256516" w:rsidRPr="005E6667" w:rsidRDefault="00256516" w:rsidP="00BA692C">
      <w:pPr>
        <w:spacing w:after="0" w:line="240" w:lineRule="auto"/>
        <w:rPr>
          <w:rFonts w:ascii="Times New Roman" w:eastAsia="Times New Roman" w:hAnsi="Times New Roman" w:cs="Times New Roman"/>
          <w:sz w:val="24"/>
          <w:szCs w:val="24"/>
          <w:lang w:val="kk-KZ"/>
        </w:rPr>
      </w:pPr>
    </w:p>
    <w:p w14:paraId="3CFCA6DB" w14:textId="54435124" w:rsidR="00BA692C" w:rsidRPr="005E6667" w:rsidRDefault="00BA692C" w:rsidP="00BA692C">
      <w:pPr>
        <w:tabs>
          <w:tab w:val="left" w:pos="601"/>
        </w:tabs>
        <w:spacing w:after="0" w:line="240" w:lineRule="auto"/>
        <w:ind w:right="-5"/>
        <w:contextualSpacing/>
        <w:jc w:val="both"/>
        <w:rPr>
          <w:rFonts w:ascii="Times New Roman" w:hAnsi="Times New Roman" w:cs="Times New Roman"/>
          <w:b/>
          <w:sz w:val="24"/>
          <w:szCs w:val="24"/>
          <w:lang w:val="kk-KZ"/>
        </w:rPr>
      </w:pPr>
      <w:r w:rsidRPr="005E6667">
        <w:rPr>
          <w:rFonts w:ascii="Times New Roman" w:eastAsiaTheme="minorHAnsi" w:hAnsi="Times New Roman" w:cs="Times New Roman"/>
          <w:b/>
          <w:sz w:val="24"/>
          <w:szCs w:val="24"/>
          <w:lang w:val="kk-KZ" w:eastAsia="en-US"/>
        </w:rPr>
        <w:t xml:space="preserve">Сенім білдірілген өкіл/ Поверенный (агент)  _________________/ </w:t>
      </w:r>
      <w:r w:rsidR="00D17A43">
        <w:rPr>
          <w:rFonts w:ascii="Times New Roman" w:hAnsi="Times New Roman" w:cs="Times New Roman"/>
          <w:b/>
          <w:sz w:val="24"/>
          <w:szCs w:val="24"/>
        </w:rPr>
        <w:t>_______________</w:t>
      </w:r>
    </w:p>
    <w:p w14:paraId="300C67FE" w14:textId="07752CF2" w:rsidR="007A14E1" w:rsidRPr="004D6711" w:rsidRDefault="004525D9" w:rsidP="004D6711">
      <w:pPr>
        <w:tabs>
          <w:tab w:val="left" w:pos="5833"/>
        </w:tabs>
        <w:spacing w:after="0" w:line="240" w:lineRule="auto"/>
        <w:ind w:right="-5"/>
        <w:contextualSpacing/>
        <w:jc w:val="both"/>
        <w:rPr>
          <w:rFonts w:ascii="Times New Roman" w:eastAsiaTheme="minorHAnsi" w:hAnsi="Times New Roman" w:cs="Times New Roman"/>
          <w:b/>
          <w:sz w:val="24"/>
          <w:szCs w:val="24"/>
          <w:lang w:val="kk-KZ" w:eastAsia="en-US"/>
        </w:rPr>
      </w:pPr>
      <w:r w:rsidRPr="005E6667">
        <w:rPr>
          <w:rFonts w:ascii="Times New Roman" w:eastAsiaTheme="minorHAnsi" w:hAnsi="Times New Roman" w:cs="Times New Roman"/>
          <w:b/>
          <w:sz w:val="24"/>
          <w:szCs w:val="24"/>
          <w:lang w:val="kk-KZ" w:eastAsia="en-US"/>
        </w:rPr>
        <w:t xml:space="preserve">                                                                                        </w:t>
      </w:r>
      <w:r w:rsidRPr="005E6667">
        <w:rPr>
          <w:rFonts w:ascii="Times New Roman" w:eastAsia="Times New Roman" w:hAnsi="Times New Roman" w:cs="Times New Roman"/>
          <w:sz w:val="24"/>
          <w:szCs w:val="24"/>
          <w:lang w:val="kk-KZ"/>
        </w:rPr>
        <w:t>М.О. / М.П.</w:t>
      </w:r>
    </w:p>
    <w:p w14:paraId="42886250" w14:textId="77777777" w:rsidR="004E14D0" w:rsidRDefault="004E14D0" w:rsidP="00C05D6A">
      <w:pPr>
        <w:spacing w:after="0" w:line="240" w:lineRule="auto"/>
        <w:rPr>
          <w:rFonts w:ascii="Times New Roman" w:eastAsia="Times New Roman" w:hAnsi="Times New Roman" w:cs="Times New Roman"/>
          <w:sz w:val="24"/>
          <w:szCs w:val="24"/>
          <w:lang w:val="kk-KZ"/>
        </w:rPr>
      </w:pPr>
    </w:p>
    <w:p w14:paraId="2C8AF50F" w14:textId="77777777" w:rsidR="004E14D0" w:rsidRPr="005E6667" w:rsidRDefault="004E14D0" w:rsidP="00C05D6A">
      <w:pPr>
        <w:spacing w:after="0" w:line="240" w:lineRule="auto"/>
        <w:rPr>
          <w:rFonts w:ascii="Times New Roman" w:eastAsia="Times New Roman" w:hAnsi="Times New Roman" w:cs="Times New Roman"/>
          <w:sz w:val="24"/>
          <w:szCs w:val="24"/>
          <w:lang w:val="kk-KZ"/>
        </w:rPr>
      </w:pPr>
    </w:p>
    <w:p w14:paraId="39D9753C" w14:textId="3F54696A" w:rsidR="00242DE4" w:rsidRDefault="00C05D6A" w:rsidP="004D6711">
      <w:pPr>
        <w:adjustRightInd w:val="0"/>
        <w:ind w:left="34"/>
        <w:jc w:val="both"/>
        <w:rPr>
          <w:rFonts w:ascii="Times New Roman" w:hAnsi="Times New Roman" w:cs="Times New Roman"/>
          <w:b/>
          <w:sz w:val="24"/>
          <w:szCs w:val="24"/>
        </w:rPr>
      </w:pPr>
      <w:r w:rsidRPr="005E6667">
        <w:rPr>
          <w:rFonts w:ascii="Times New Roman" w:eastAsia="Times New Roman" w:hAnsi="Times New Roman" w:cs="Times New Roman"/>
          <w:b/>
          <w:sz w:val="24"/>
          <w:szCs w:val="24"/>
          <w:lang w:val="kk-KZ"/>
        </w:rPr>
        <w:t xml:space="preserve">Қарыз алушы/От Заемщика  </w:t>
      </w:r>
      <w:r w:rsidRPr="005E6667">
        <w:rPr>
          <w:rFonts w:ascii="Times New Roman" w:eastAsia="Times New Roman" w:hAnsi="Times New Roman" w:cs="Times New Roman"/>
          <w:sz w:val="24"/>
          <w:szCs w:val="24"/>
          <w:lang w:val="kk-KZ"/>
        </w:rPr>
        <w:t>_________  </w:t>
      </w:r>
      <w:r w:rsidRPr="005E6667">
        <w:rPr>
          <w:rFonts w:ascii="Times New Roman" w:eastAsia="Times New Roman" w:hAnsi="Times New Roman" w:cs="Times New Roman"/>
          <w:b/>
          <w:sz w:val="24"/>
          <w:szCs w:val="24"/>
          <w:lang w:val="kk-KZ"/>
        </w:rPr>
        <w:t xml:space="preserve">/ </w:t>
      </w:r>
      <w:r w:rsidR="00F549AE" w:rsidRPr="00EF22CE">
        <w:rPr>
          <w:rFonts w:ascii="Times New Roman" w:eastAsia="Calibri" w:hAnsi="Times New Roman" w:cs="Times New Roman"/>
          <w:b/>
          <w:bCs/>
          <w:iCs/>
          <w:sz w:val="24"/>
          <w:szCs w:val="24"/>
          <w:lang w:val="kk-KZ"/>
        </w:rPr>
        <w:t>А</w:t>
      </w:r>
      <w:r w:rsidR="00F549AE" w:rsidRPr="00217CB7">
        <w:rPr>
          <w:rFonts w:ascii="Times New Roman" w:hAnsi="Times New Roman" w:cs="Times New Roman"/>
          <w:b/>
          <w:bCs/>
          <w:color w:val="000000"/>
          <w:sz w:val="24"/>
          <w:szCs w:val="24"/>
          <w:lang w:val="kk-KZ"/>
        </w:rPr>
        <w:t>ШӨК/СПК</w:t>
      </w:r>
      <w:r w:rsidR="00F549AE" w:rsidRPr="00217CB7">
        <w:rPr>
          <w:rFonts w:ascii="Times New Roman" w:hAnsi="Times New Roman" w:cs="Times New Roman"/>
          <w:b/>
          <w:color w:val="000000"/>
          <w:sz w:val="24"/>
          <w:szCs w:val="24"/>
          <w:lang w:val="kk-KZ"/>
        </w:rPr>
        <w:t xml:space="preserve"> </w:t>
      </w:r>
      <w:r w:rsidR="004D6711" w:rsidRPr="005E6667">
        <w:rPr>
          <w:rFonts w:ascii="Times New Roman" w:hAnsi="Times New Roman" w:cs="Times New Roman"/>
          <w:b/>
          <w:sz w:val="24"/>
          <w:szCs w:val="24"/>
          <w:lang w:val="kk-KZ"/>
        </w:rPr>
        <w:t>«</w:t>
      </w:r>
      <w:r w:rsidR="00D17A43">
        <w:rPr>
          <w:rFonts w:ascii="Times New Roman" w:hAnsi="Times New Roman" w:cs="Times New Roman"/>
          <w:b/>
          <w:sz w:val="24"/>
          <w:szCs w:val="24"/>
        </w:rPr>
        <w:t>_______________»</w:t>
      </w:r>
    </w:p>
    <w:p w14:paraId="2FD0BC64" w14:textId="77777777" w:rsidR="004E14D0" w:rsidRPr="005E6667" w:rsidRDefault="004E14D0" w:rsidP="004D6711">
      <w:pPr>
        <w:adjustRightInd w:val="0"/>
        <w:ind w:left="34"/>
        <w:jc w:val="both"/>
        <w:rPr>
          <w:rFonts w:ascii="Times New Roman" w:hAnsi="Times New Roman" w:cs="Times New Roman"/>
          <w:b/>
          <w:bCs/>
          <w:sz w:val="24"/>
          <w:szCs w:val="24"/>
          <w:lang w:val="kk-KZ"/>
        </w:rPr>
      </w:pPr>
    </w:p>
    <w:p w14:paraId="30EC52A1" w14:textId="09666FBE" w:rsidR="00C05D6A" w:rsidRPr="005E6667" w:rsidRDefault="00C05D6A" w:rsidP="00242DE4">
      <w:pPr>
        <w:adjustRightInd w:val="0"/>
        <w:ind w:left="34"/>
        <w:jc w:val="both"/>
        <w:rPr>
          <w:rFonts w:ascii="Times New Roman" w:eastAsia="Times New Roman" w:hAnsi="Times New Roman" w:cs="Times New Roman"/>
          <w:i/>
          <w:sz w:val="24"/>
          <w:szCs w:val="24"/>
          <w:lang w:val="kk-KZ"/>
        </w:rPr>
      </w:pPr>
      <w:r w:rsidRPr="005E6667">
        <w:rPr>
          <w:rFonts w:ascii="Times New Roman" w:eastAsia="Times New Roman" w:hAnsi="Times New Roman" w:cs="Times New Roman"/>
          <w:i/>
          <w:sz w:val="24"/>
          <w:szCs w:val="24"/>
          <w:lang w:val="kk-KZ"/>
        </w:rPr>
        <w:t>Осы кестемен толықтай таныстым, келісемін</w:t>
      </w:r>
    </w:p>
    <w:p w14:paraId="00DE0F23" w14:textId="46B0B52E" w:rsidR="002A188A" w:rsidRPr="00F549AE" w:rsidRDefault="00C05D6A" w:rsidP="00E117FD">
      <w:pPr>
        <w:tabs>
          <w:tab w:val="left" w:pos="426"/>
        </w:tabs>
        <w:spacing w:after="0" w:line="240" w:lineRule="auto"/>
        <w:jc w:val="both"/>
        <w:rPr>
          <w:rFonts w:ascii="Times New Roman" w:eastAsia="Times New Roman" w:hAnsi="Times New Roman" w:cs="Times New Roman"/>
          <w:i/>
          <w:sz w:val="24"/>
          <w:szCs w:val="24"/>
        </w:rPr>
      </w:pPr>
      <w:r w:rsidRPr="005E6667">
        <w:rPr>
          <w:rFonts w:ascii="Times New Roman" w:eastAsia="Times New Roman" w:hAnsi="Times New Roman" w:cs="Times New Roman"/>
          <w:i/>
          <w:sz w:val="24"/>
          <w:szCs w:val="24"/>
        </w:rPr>
        <w:t>С настоящим графиком полностью ознакомлен, согласен</w:t>
      </w:r>
    </w:p>
    <w:p w14:paraId="49403F1E" w14:textId="40C23EBC" w:rsidR="008A199B" w:rsidRDefault="008A199B" w:rsidP="00E117FD">
      <w:pPr>
        <w:tabs>
          <w:tab w:val="left" w:pos="426"/>
        </w:tabs>
        <w:spacing w:after="0" w:line="240" w:lineRule="auto"/>
        <w:jc w:val="both"/>
        <w:rPr>
          <w:rFonts w:ascii="Times New Roman" w:eastAsia="Times New Roman" w:hAnsi="Times New Roman" w:cs="Times New Roman"/>
          <w:i/>
          <w:sz w:val="24"/>
          <w:szCs w:val="24"/>
        </w:rPr>
      </w:pPr>
    </w:p>
    <w:p w14:paraId="2062496F" w14:textId="77777777" w:rsidR="00F549AE" w:rsidRDefault="00F549AE" w:rsidP="00E117FD">
      <w:pPr>
        <w:tabs>
          <w:tab w:val="left" w:pos="426"/>
        </w:tabs>
        <w:spacing w:after="0" w:line="240" w:lineRule="auto"/>
        <w:jc w:val="both"/>
        <w:rPr>
          <w:rFonts w:ascii="Times New Roman" w:eastAsia="Times New Roman" w:hAnsi="Times New Roman" w:cs="Times New Roman"/>
          <w:i/>
          <w:sz w:val="24"/>
          <w:szCs w:val="24"/>
        </w:rPr>
      </w:pPr>
    </w:p>
    <w:p w14:paraId="4439B3DE" w14:textId="77777777" w:rsidR="00F549AE" w:rsidRDefault="00F549AE" w:rsidP="00E117FD">
      <w:pPr>
        <w:tabs>
          <w:tab w:val="left" w:pos="426"/>
        </w:tabs>
        <w:spacing w:after="0" w:line="240" w:lineRule="auto"/>
        <w:jc w:val="both"/>
        <w:rPr>
          <w:rFonts w:ascii="Times New Roman" w:eastAsia="Times New Roman" w:hAnsi="Times New Roman" w:cs="Times New Roman"/>
          <w:i/>
          <w:sz w:val="24"/>
          <w:szCs w:val="24"/>
        </w:rPr>
      </w:pPr>
    </w:p>
    <w:p w14:paraId="0B757653" w14:textId="77777777" w:rsidR="00F549AE" w:rsidRDefault="00F549AE" w:rsidP="00E117FD">
      <w:pPr>
        <w:tabs>
          <w:tab w:val="left" w:pos="426"/>
        </w:tabs>
        <w:spacing w:after="0" w:line="240" w:lineRule="auto"/>
        <w:jc w:val="both"/>
        <w:rPr>
          <w:rFonts w:ascii="Times New Roman" w:eastAsia="Times New Roman" w:hAnsi="Times New Roman" w:cs="Times New Roman"/>
          <w:i/>
          <w:sz w:val="24"/>
          <w:szCs w:val="24"/>
        </w:rPr>
      </w:pPr>
    </w:p>
    <w:p w14:paraId="72F52AF2" w14:textId="77777777" w:rsidR="00F549AE" w:rsidRDefault="00F549AE" w:rsidP="00E117FD">
      <w:pPr>
        <w:tabs>
          <w:tab w:val="left" w:pos="426"/>
        </w:tabs>
        <w:spacing w:after="0" w:line="240" w:lineRule="auto"/>
        <w:jc w:val="both"/>
        <w:rPr>
          <w:rFonts w:ascii="Times New Roman" w:eastAsia="Times New Roman" w:hAnsi="Times New Roman" w:cs="Times New Roman"/>
          <w:i/>
          <w:sz w:val="24"/>
          <w:szCs w:val="24"/>
        </w:rPr>
      </w:pPr>
    </w:p>
    <w:p w14:paraId="640AC498" w14:textId="77777777" w:rsidR="00F549AE" w:rsidRDefault="00F549AE" w:rsidP="00E117FD">
      <w:pPr>
        <w:tabs>
          <w:tab w:val="left" w:pos="426"/>
        </w:tabs>
        <w:spacing w:after="0" w:line="240" w:lineRule="auto"/>
        <w:jc w:val="both"/>
        <w:rPr>
          <w:rFonts w:ascii="Times New Roman" w:eastAsia="Times New Roman" w:hAnsi="Times New Roman" w:cs="Times New Roman"/>
          <w:i/>
          <w:sz w:val="24"/>
          <w:szCs w:val="24"/>
        </w:rPr>
      </w:pPr>
    </w:p>
    <w:p w14:paraId="7CB24ABF" w14:textId="77777777" w:rsidR="00F549AE" w:rsidRDefault="00F549AE" w:rsidP="00E117FD">
      <w:pPr>
        <w:tabs>
          <w:tab w:val="left" w:pos="426"/>
        </w:tabs>
        <w:spacing w:after="0" w:line="240" w:lineRule="auto"/>
        <w:jc w:val="both"/>
        <w:rPr>
          <w:rFonts w:ascii="Times New Roman" w:eastAsia="Times New Roman" w:hAnsi="Times New Roman" w:cs="Times New Roman"/>
          <w:i/>
          <w:sz w:val="24"/>
          <w:szCs w:val="24"/>
        </w:rPr>
      </w:pPr>
    </w:p>
    <w:p w14:paraId="64B3F899" w14:textId="77777777" w:rsidR="00F549AE" w:rsidRDefault="00F549AE" w:rsidP="00E117FD">
      <w:pPr>
        <w:tabs>
          <w:tab w:val="left" w:pos="426"/>
        </w:tabs>
        <w:spacing w:after="0" w:line="240" w:lineRule="auto"/>
        <w:jc w:val="both"/>
        <w:rPr>
          <w:rFonts w:ascii="Times New Roman" w:eastAsia="Times New Roman" w:hAnsi="Times New Roman" w:cs="Times New Roman"/>
          <w:i/>
          <w:sz w:val="24"/>
          <w:szCs w:val="24"/>
        </w:rPr>
      </w:pPr>
    </w:p>
    <w:p w14:paraId="426FF157" w14:textId="77777777" w:rsidR="00F549AE" w:rsidRDefault="00F549AE" w:rsidP="00E117FD">
      <w:pPr>
        <w:tabs>
          <w:tab w:val="left" w:pos="426"/>
        </w:tabs>
        <w:spacing w:after="0" w:line="240" w:lineRule="auto"/>
        <w:jc w:val="both"/>
        <w:rPr>
          <w:rFonts w:ascii="Times New Roman" w:eastAsia="Times New Roman" w:hAnsi="Times New Roman" w:cs="Times New Roman"/>
          <w:i/>
          <w:sz w:val="24"/>
          <w:szCs w:val="24"/>
        </w:rPr>
      </w:pPr>
    </w:p>
    <w:p w14:paraId="68F477FD" w14:textId="77777777" w:rsidR="00F549AE" w:rsidRDefault="00F549AE" w:rsidP="00E117FD">
      <w:pPr>
        <w:tabs>
          <w:tab w:val="left" w:pos="426"/>
        </w:tabs>
        <w:spacing w:after="0" w:line="240" w:lineRule="auto"/>
        <w:jc w:val="both"/>
        <w:rPr>
          <w:rFonts w:ascii="Times New Roman" w:eastAsia="Times New Roman" w:hAnsi="Times New Roman" w:cs="Times New Roman"/>
          <w:i/>
          <w:sz w:val="24"/>
          <w:szCs w:val="24"/>
        </w:rPr>
      </w:pPr>
    </w:p>
    <w:p w14:paraId="369A4C69" w14:textId="77777777" w:rsidR="00F549AE" w:rsidRDefault="00F549AE" w:rsidP="00E117FD">
      <w:pPr>
        <w:tabs>
          <w:tab w:val="left" w:pos="426"/>
        </w:tabs>
        <w:spacing w:after="0" w:line="240" w:lineRule="auto"/>
        <w:jc w:val="both"/>
        <w:rPr>
          <w:rFonts w:ascii="Times New Roman" w:eastAsia="Times New Roman" w:hAnsi="Times New Roman" w:cs="Times New Roman"/>
          <w:i/>
          <w:sz w:val="24"/>
          <w:szCs w:val="24"/>
        </w:rPr>
      </w:pPr>
    </w:p>
    <w:p w14:paraId="2BC9F233" w14:textId="77777777" w:rsidR="00F549AE" w:rsidRDefault="00F549AE" w:rsidP="00E117FD">
      <w:pPr>
        <w:tabs>
          <w:tab w:val="left" w:pos="426"/>
        </w:tabs>
        <w:spacing w:after="0" w:line="240" w:lineRule="auto"/>
        <w:jc w:val="both"/>
        <w:rPr>
          <w:rFonts w:ascii="Times New Roman" w:eastAsia="Times New Roman" w:hAnsi="Times New Roman" w:cs="Times New Roman"/>
          <w:i/>
          <w:sz w:val="24"/>
          <w:szCs w:val="24"/>
        </w:rPr>
      </w:pPr>
    </w:p>
    <w:p w14:paraId="0290DA4D" w14:textId="77777777" w:rsidR="00F549AE" w:rsidRDefault="00F549AE" w:rsidP="00E117FD">
      <w:pPr>
        <w:tabs>
          <w:tab w:val="left" w:pos="426"/>
        </w:tabs>
        <w:spacing w:after="0" w:line="240" w:lineRule="auto"/>
        <w:jc w:val="both"/>
        <w:rPr>
          <w:rFonts w:ascii="Times New Roman" w:eastAsia="Times New Roman" w:hAnsi="Times New Roman" w:cs="Times New Roman"/>
          <w:i/>
          <w:sz w:val="24"/>
          <w:szCs w:val="24"/>
        </w:rPr>
      </w:pPr>
    </w:p>
    <w:p w14:paraId="24E134E3" w14:textId="77777777" w:rsidR="00F549AE" w:rsidRDefault="00F549AE" w:rsidP="00E117FD">
      <w:pPr>
        <w:tabs>
          <w:tab w:val="left" w:pos="426"/>
        </w:tabs>
        <w:spacing w:after="0" w:line="240" w:lineRule="auto"/>
        <w:jc w:val="both"/>
        <w:rPr>
          <w:rFonts w:ascii="Times New Roman" w:eastAsia="Times New Roman" w:hAnsi="Times New Roman" w:cs="Times New Roman"/>
          <w:i/>
          <w:sz w:val="24"/>
          <w:szCs w:val="24"/>
        </w:rPr>
      </w:pPr>
    </w:p>
    <w:p w14:paraId="71C1DD21" w14:textId="77777777" w:rsidR="00F549AE" w:rsidRDefault="00F549AE" w:rsidP="00E117FD">
      <w:pPr>
        <w:tabs>
          <w:tab w:val="left" w:pos="426"/>
        </w:tabs>
        <w:spacing w:after="0" w:line="240" w:lineRule="auto"/>
        <w:jc w:val="both"/>
        <w:rPr>
          <w:rFonts w:ascii="Times New Roman" w:eastAsia="Times New Roman" w:hAnsi="Times New Roman" w:cs="Times New Roman"/>
          <w:i/>
          <w:sz w:val="24"/>
          <w:szCs w:val="24"/>
        </w:rPr>
      </w:pPr>
    </w:p>
    <w:p w14:paraId="6D242CB8" w14:textId="77777777" w:rsidR="00F549AE" w:rsidRDefault="00F549AE" w:rsidP="00E117FD">
      <w:pPr>
        <w:tabs>
          <w:tab w:val="left" w:pos="426"/>
        </w:tabs>
        <w:spacing w:after="0" w:line="240" w:lineRule="auto"/>
        <w:jc w:val="both"/>
        <w:rPr>
          <w:rFonts w:ascii="Times New Roman" w:eastAsia="Times New Roman" w:hAnsi="Times New Roman" w:cs="Times New Roman"/>
          <w:i/>
          <w:sz w:val="24"/>
          <w:szCs w:val="24"/>
        </w:rPr>
      </w:pPr>
    </w:p>
    <w:p w14:paraId="381635F8" w14:textId="77777777" w:rsidR="00F549AE" w:rsidRDefault="00F549AE" w:rsidP="00E117FD">
      <w:pPr>
        <w:tabs>
          <w:tab w:val="left" w:pos="426"/>
        </w:tabs>
        <w:spacing w:after="0" w:line="240" w:lineRule="auto"/>
        <w:jc w:val="both"/>
        <w:rPr>
          <w:rFonts w:ascii="Times New Roman" w:eastAsia="Times New Roman" w:hAnsi="Times New Roman" w:cs="Times New Roman"/>
          <w:i/>
          <w:sz w:val="24"/>
          <w:szCs w:val="24"/>
        </w:rPr>
      </w:pPr>
    </w:p>
    <w:p w14:paraId="5E7EA31D" w14:textId="77777777" w:rsidR="00F549AE" w:rsidRDefault="00F549AE" w:rsidP="00E117FD">
      <w:pPr>
        <w:tabs>
          <w:tab w:val="left" w:pos="426"/>
        </w:tabs>
        <w:spacing w:after="0" w:line="240" w:lineRule="auto"/>
        <w:jc w:val="both"/>
        <w:rPr>
          <w:rFonts w:ascii="Times New Roman" w:eastAsia="Times New Roman" w:hAnsi="Times New Roman" w:cs="Times New Roman"/>
          <w:i/>
          <w:sz w:val="24"/>
          <w:szCs w:val="24"/>
        </w:rPr>
      </w:pPr>
    </w:p>
    <w:p w14:paraId="4AD33650" w14:textId="77777777" w:rsidR="00F549AE" w:rsidRDefault="00F549AE" w:rsidP="00E117FD">
      <w:pPr>
        <w:tabs>
          <w:tab w:val="left" w:pos="426"/>
        </w:tabs>
        <w:spacing w:after="0" w:line="240" w:lineRule="auto"/>
        <w:jc w:val="both"/>
        <w:rPr>
          <w:rFonts w:ascii="Times New Roman" w:eastAsia="Times New Roman" w:hAnsi="Times New Roman" w:cs="Times New Roman"/>
          <w:i/>
          <w:sz w:val="24"/>
          <w:szCs w:val="24"/>
        </w:rPr>
      </w:pPr>
    </w:p>
    <w:p w14:paraId="1D6A1F8C" w14:textId="77777777" w:rsidR="00F549AE" w:rsidRDefault="00F549AE" w:rsidP="00E117FD">
      <w:pPr>
        <w:tabs>
          <w:tab w:val="left" w:pos="426"/>
        </w:tabs>
        <w:spacing w:after="0" w:line="240" w:lineRule="auto"/>
        <w:jc w:val="both"/>
        <w:rPr>
          <w:rFonts w:ascii="Times New Roman" w:eastAsia="Times New Roman" w:hAnsi="Times New Roman" w:cs="Times New Roman"/>
          <w:i/>
          <w:sz w:val="24"/>
          <w:szCs w:val="24"/>
        </w:rPr>
      </w:pPr>
    </w:p>
    <w:p w14:paraId="0A508B8B" w14:textId="77777777" w:rsidR="00F549AE" w:rsidRDefault="00F549AE" w:rsidP="00E117FD">
      <w:pPr>
        <w:tabs>
          <w:tab w:val="left" w:pos="426"/>
        </w:tabs>
        <w:spacing w:after="0" w:line="240" w:lineRule="auto"/>
        <w:jc w:val="both"/>
        <w:rPr>
          <w:rFonts w:ascii="Times New Roman" w:eastAsia="Times New Roman" w:hAnsi="Times New Roman" w:cs="Times New Roman"/>
          <w:i/>
          <w:sz w:val="24"/>
          <w:szCs w:val="24"/>
        </w:rPr>
      </w:pPr>
    </w:p>
    <w:p w14:paraId="3799555C" w14:textId="77777777" w:rsidR="00F549AE" w:rsidRDefault="00F549AE" w:rsidP="00E117FD">
      <w:pPr>
        <w:tabs>
          <w:tab w:val="left" w:pos="426"/>
        </w:tabs>
        <w:spacing w:after="0" w:line="240" w:lineRule="auto"/>
        <w:jc w:val="both"/>
        <w:rPr>
          <w:rFonts w:ascii="Times New Roman" w:eastAsia="Times New Roman" w:hAnsi="Times New Roman" w:cs="Times New Roman"/>
          <w:i/>
          <w:sz w:val="24"/>
          <w:szCs w:val="24"/>
        </w:rPr>
      </w:pPr>
    </w:p>
    <w:p w14:paraId="2CADC070" w14:textId="77777777" w:rsidR="00F549AE" w:rsidRDefault="00F549AE" w:rsidP="00E117FD">
      <w:pPr>
        <w:tabs>
          <w:tab w:val="left" w:pos="426"/>
        </w:tabs>
        <w:spacing w:after="0" w:line="240" w:lineRule="auto"/>
        <w:jc w:val="both"/>
        <w:rPr>
          <w:rFonts w:ascii="Times New Roman" w:eastAsia="Times New Roman" w:hAnsi="Times New Roman" w:cs="Times New Roman"/>
          <w:i/>
          <w:sz w:val="24"/>
          <w:szCs w:val="24"/>
        </w:rPr>
      </w:pPr>
    </w:p>
    <w:p w14:paraId="73FD5F28" w14:textId="77777777" w:rsidR="00F549AE" w:rsidRDefault="00F549AE" w:rsidP="00E117FD">
      <w:pPr>
        <w:tabs>
          <w:tab w:val="left" w:pos="426"/>
        </w:tabs>
        <w:spacing w:after="0" w:line="240" w:lineRule="auto"/>
        <w:jc w:val="both"/>
        <w:rPr>
          <w:rFonts w:ascii="Times New Roman" w:eastAsia="Times New Roman" w:hAnsi="Times New Roman" w:cs="Times New Roman"/>
          <w:i/>
          <w:sz w:val="24"/>
          <w:szCs w:val="24"/>
        </w:rPr>
      </w:pPr>
    </w:p>
    <w:p w14:paraId="40C269EA" w14:textId="77777777" w:rsidR="00F549AE" w:rsidRDefault="00F549AE" w:rsidP="00E117FD">
      <w:pPr>
        <w:tabs>
          <w:tab w:val="left" w:pos="426"/>
        </w:tabs>
        <w:spacing w:after="0" w:line="240" w:lineRule="auto"/>
        <w:jc w:val="both"/>
        <w:rPr>
          <w:rFonts w:ascii="Times New Roman" w:eastAsia="Times New Roman" w:hAnsi="Times New Roman" w:cs="Times New Roman"/>
          <w:i/>
          <w:sz w:val="24"/>
          <w:szCs w:val="24"/>
        </w:rPr>
      </w:pPr>
    </w:p>
    <w:p w14:paraId="4F60EAAB" w14:textId="77777777" w:rsidR="00F549AE" w:rsidRDefault="00F549AE" w:rsidP="00E117FD">
      <w:pPr>
        <w:tabs>
          <w:tab w:val="left" w:pos="426"/>
        </w:tabs>
        <w:spacing w:after="0" w:line="240" w:lineRule="auto"/>
        <w:jc w:val="both"/>
        <w:rPr>
          <w:rFonts w:ascii="Times New Roman" w:eastAsia="Times New Roman" w:hAnsi="Times New Roman" w:cs="Times New Roman"/>
          <w:i/>
          <w:sz w:val="24"/>
          <w:szCs w:val="24"/>
        </w:rPr>
      </w:pPr>
    </w:p>
    <w:p w14:paraId="23BC20E3" w14:textId="77777777" w:rsidR="00F549AE" w:rsidRDefault="00F549AE" w:rsidP="00E117FD">
      <w:pPr>
        <w:tabs>
          <w:tab w:val="left" w:pos="426"/>
        </w:tabs>
        <w:spacing w:after="0" w:line="240" w:lineRule="auto"/>
        <w:jc w:val="both"/>
        <w:rPr>
          <w:rFonts w:ascii="Times New Roman" w:eastAsia="Times New Roman" w:hAnsi="Times New Roman" w:cs="Times New Roman"/>
          <w:i/>
          <w:sz w:val="24"/>
          <w:szCs w:val="24"/>
        </w:rPr>
      </w:pPr>
    </w:p>
    <w:p w14:paraId="3EADF2F2" w14:textId="2FCAFFFA" w:rsidR="00F549AE" w:rsidRDefault="00F549AE" w:rsidP="00E117FD">
      <w:pPr>
        <w:tabs>
          <w:tab w:val="left" w:pos="426"/>
        </w:tabs>
        <w:spacing w:after="0" w:line="240" w:lineRule="auto"/>
        <w:jc w:val="both"/>
        <w:rPr>
          <w:rFonts w:ascii="Times New Roman" w:eastAsia="Times New Roman" w:hAnsi="Times New Roman" w:cs="Times New Roman"/>
          <w:i/>
          <w:sz w:val="24"/>
          <w:szCs w:val="24"/>
        </w:rPr>
      </w:pPr>
    </w:p>
    <w:p w14:paraId="19CAF0D1" w14:textId="198530FC" w:rsidR="003E4B05" w:rsidRDefault="003E4B05" w:rsidP="00E117FD">
      <w:pPr>
        <w:tabs>
          <w:tab w:val="left" w:pos="426"/>
        </w:tabs>
        <w:spacing w:after="0" w:line="240" w:lineRule="auto"/>
        <w:jc w:val="both"/>
        <w:rPr>
          <w:rFonts w:ascii="Times New Roman" w:eastAsia="Times New Roman" w:hAnsi="Times New Roman" w:cs="Times New Roman"/>
          <w:i/>
          <w:sz w:val="24"/>
          <w:szCs w:val="24"/>
        </w:rPr>
      </w:pPr>
    </w:p>
    <w:p w14:paraId="25B4E9B9" w14:textId="77777777" w:rsidR="003E4B05" w:rsidRDefault="003E4B05" w:rsidP="00E117FD">
      <w:pPr>
        <w:tabs>
          <w:tab w:val="left" w:pos="426"/>
        </w:tabs>
        <w:spacing w:after="0" w:line="240" w:lineRule="auto"/>
        <w:jc w:val="both"/>
        <w:rPr>
          <w:rFonts w:ascii="Times New Roman" w:eastAsia="Times New Roman" w:hAnsi="Times New Roman" w:cs="Times New Roman"/>
          <w:i/>
          <w:sz w:val="24"/>
          <w:szCs w:val="24"/>
        </w:rPr>
      </w:pPr>
    </w:p>
    <w:p w14:paraId="748CB6CE" w14:textId="77777777" w:rsidR="00F549AE" w:rsidRDefault="00F549AE" w:rsidP="00E117FD">
      <w:pPr>
        <w:tabs>
          <w:tab w:val="left" w:pos="426"/>
        </w:tabs>
        <w:spacing w:after="0" w:line="240" w:lineRule="auto"/>
        <w:jc w:val="both"/>
        <w:rPr>
          <w:rFonts w:ascii="Times New Roman" w:eastAsia="Times New Roman" w:hAnsi="Times New Roman" w:cs="Times New Roman"/>
          <w:i/>
          <w:sz w:val="24"/>
          <w:szCs w:val="24"/>
        </w:rPr>
      </w:pPr>
    </w:p>
    <w:p w14:paraId="2B3662DD" w14:textId="77777777" w:rsidR="00F549AE" w:rsidRDefault="00F549AE" w:rsidP="00E117FD">
      <w:pPr>
        <w:tabs>
          <w:tab w:val="left" w:pos="426"/>
        </w:tabs>
        <w:spacing w:after="0" w:line="240" w:lineRule="auto"/>
        <w:jc w:val="both"/>
        <w:rPr>
          <w:rFonts w:ascii="Times New Roman" w:eastAsia="Times New Roman" w:hAnsi="Times New Roman" w:cs="Times New Roman"/>
          <w:i/>
          <w:sz w:val="24"/>
          <w:szCs w:val="24"/>
        </w:rPr>
      </w:pPr>
    </w:p>
    <w:p w14:paraId="7BCD7365" w14:textId="77777777" w:rsidR="00F549AE" w:rsidRPr="00F549AE" w:rsidRDefault="00F549AE" w:rsidP="00E117FD">
      <w:pPr>
        <w:tabs>
          <w:tab w:val="left" w:pos="426"/>
        </w:tabs>
        <w:spacing w:after="0" w:line="240" w:lineRule="auto"/>
        <w:jc w:val="both"/>
        <w:rPr>
          <w:rFonts w:ascii="Times New Roman" w:eastAsia="Times New Roman" w:hAnsi="Times New Roman" w:cs="Times New Roman"/>
          <w:i/>
          <w:sz w:val="24"/>
          <w:szCs w:val="24"/>
        </w:rPr>
      </w:pPr>
    </w:p>
    <w:tbl>
      <w:tblPr>
        <w:tblStyle w:val="a5"/>
        <w:tblW w:w="10348" w:type="dxa"/>
        <w:tblInd w:w="-572" w:type="dxa"/>
        <w:tblLook w:val="04A0" w:firstRow="1" w:lastRow="0" w:firstColumn="1" w:lastColumn="0" w:noHBand="0" w:noVBand="1"/>
      </w:tblPr>
      <w:tblGrid>
        <w:gridCol w:w="5103"/>
        <w:gridCol w:w="5245"/>
      </w:tblGrid>
      <w:tr w:rsidR="007E349E" w:rsidRPr="005E6667" w14:paraId="5979D25C" w14:textId="77777777" w:rsidTr="00115F94">
        <w:trPr>
          <w:trHeight w:val="1137"/>
        </w:trPr>
        <w:tc>
          <w:tcPr>
            <w:tcW w:w="5103" w:type="dxa"/>
          </w:tcPr>
          <w:p w14:paraId="7C80AFAB" w14:textId="77777777" w:rsidR="007E349E" w:rsidRPr="005E6667" w:rsidRDefault="007E349E" w:rsidP="00E96424">
            <w:pPr>
              <w:pStyle w:val="29"/>
              <w:tabs>
                <w:tab w:val="left" w:pos="426"/>
              </w:tabs>
              <w:jc w:val="right"/>
              <w:rPr>
                <w:sz w:val="24"/>
                <w:szCs w:val="24"/>
                <w:lang w:val="kk-KZ"/>
              </w:rPr>
            </w:pPr>
            <w:r w:rsidRPr="005E6667">
              <w:rPr>
                <w:sz w:val="24"/>
                <w:szCs w:val="24"/>
                <w:lang w:val="kk-KZ"/>
              </w:rPr>
              <w:lastRenderedPageBreak/>
              <w:t>№2 қосымша</w:t>
            </w:r>
          </w:p>
          <w:p w14:paraId="6FE02576" w14:textId="77777777" w:rsidR="007E349E" w:rsidRPr="005E6667" w:rsidRDefault="007E349E" w:rsidP="00E96424">
            <w:pPr>
              <w:pStyle w:val="29"/>
              <w:tabs>
                <w:tab w:val="left" w:pos="426"/>
              </w:tabs>
              <w:ind w:left="0" w:firstLine="0"/>
              <w:jc w:val="center"/>
              <w:rPr>
                <w:b/>
                <w:sz w:val="24"/>
                <w:szCs w:val="24"/>
                <w:lang w:val="kk-KZ"/>
              </w:rPr>
            </w:pPr>
            <w:r w:rsidRPr="005E6667">
              <w:rPr>
                <w:b/>
                <w:sz w:val="24"/>
                <w:szCs w:val="24"/>
                <w:lang w:val="kk-KZ"/>
              </w:rPr>
              <w:t>НЕСИЕНІҢ МАҚСАТТЫ ПАЙДАЛАНЫЛУЫН РАСТАЙТЫН ҚҰЖАТТАР</w:t>
            </w:r>
          </w:p>
        </w:tc>
        <w:tc>
          <w:tcPr>
            <w:tcW w:w="5245" w:type="dxa"/>
          </w:tcPr>
          <w:p w14:paraId="050A00E7" w14:textId="77777777" w:rsidR="007E349E" w:rsidRPr="005E6667" w:rsidRDefault="007E349E" w:rsidP="00E96424">
            <w:pPr>
              <w:pStyle w:val="36"/>
              <w:spacing w:line="230" w:lineRule="auto"/>
              <w:ind w:left="0" w:firstLine="0"/>
              <w:jc w:val="right"/>
              <w:rPr>
                <w:b/>
                <w:bCs/>
                <w:sz w:val="24"/>
                <w:szCs w:val="24"/>
              </w:rPr>
            </w:pPr>
            <w:r w:rsidRPr="005E6667">
              <w:rPr>
                <w:sz w:val="24"/>
                <w:szCs w:val="24"/>
              </w:rPr>
              <w:t>Приложение №2</w:t>
            </w:r>
            <w:r w:rsidRPr="005E6667">
              <w:rPr>
                <w:b/>
                <w:bCs/>
                <w:sz w:val="24"/>
                <w:szCs w:val="24"/>
              </w:rPr>
              <w:t xml:space="preserve"> </w:t>
            </w:r>
          </w:p>
          <w:p w14:paraId="6BD15A15" w14:textId="77777777" w:rsidR="007E349E" w:rsidRPr="005E6667" w:rsidRDefault="007E349E" w:rsidP="00E96424">
            <w:pPr>
              <w:pStyle w:val="36"/>
              <w:spacing w:line="230" w:lineRule="auto"/>
              <w:ind w:left="0" w:firstLine="0"/>
              <w:jc w:val="center"/>
              <w:rPr>
                <w:sz w:val="24"/>
                <w:szCs w:val="24"/>
              </w:rPr>
            </w:pPr>
            <w:r w:rsidRPr="005E6667">
              <w:rPr>
                <w:b/>
                <w:bCs/>
                <w:sz w:val="24"/>
                <w:szCs w:val="24"/>
              </w:rPr>
              <w:t>ДОКУМЕНТЫ, ПОДТВЕРЖДАЮЩИЕ ЦЕЛЕВОЕ ИСПОЛЬЗОВАНИЕ КРЕДИТА</w:t>
            </w:r>
          </w:p>
        </w:tc>
      </w:tr>
      <w:tr w:rsidR="005C75A2" w:rsidRPr="005E6667" w14:paraId="280BAC8B" w14:textId="77777777" w:rsidTr="00E96424">
        <w:trPr>
          <w:trHeight w:val="1355"/>
        </w:trPr>
        <w:tc>
          <w:tcPr>
            <w:tcW w:w="5103" w:type="dxa"/>
          </w:tcPr>
          <w:p w14:paraId="47E4880F" w14:textId="77777777" w:rsidR="005C75A2" w:rsidRPr="00982269" w:rsidRDefault="005C75A2" w:rsidP="005C75A2">
            <w:pPr>
              <w:pStyle w:val="29"/>
              <w:tabs>
                <w:tab w:val="left" w:pos="426"/>
              </w:tabs>
              <w:ind w:left="41"/>
              <w:jc w:val="both"/>
              <w:rPr>
                <w:b/>
                <w:sz w:val="24"/>
                <w:szCs w:val="24"/>
                <w:u w:val="single"/>
                <w:lang w:val="kk-KZ"/>
              </w:rPr>
            </w:pPr>
            <w:r w:rsidRPr="00982269">
              <w:rPr>
                <w:b/>
                <w:sz w:val="24"/>
                <w:szCs w:val="24"/>
                <w:u w:val="single"/>
                <w:lang w:val="kk-KZ"/>
              </w:rPr>
              <w:t>Мал шаруашылығы бойынша</w:t>
            </w:r>
          </w:p>
          <w:p w14:paraId="25449153" w14:textId="77777777" w:rsidR="005C75A2" w:rsidRPr="00913CBA" w:rsidRDefault="005C75A2" w:rsidP="005C75A2">
            <w:pPr>
              <w:pStyle w:val="29"/>
              <w:tabs>
                <w:tab w:val="left" w:pos="426"/>
              </w:tabs>
              <w:ind w:left="41"/>
              <w:jc w:val="both"/>
              <w:rPr>
                <w:iCs/>
                <w:sz w:val="24"/>
                <w:szCs w:val="24"/>
                <w:lang w:val="kk-KZ"/>
              </w:rPr>
            </w:pPr>
            <w:r w:rsidRPr="00913CBA">
              <w:rPr>
                <w:iCs/>
                <w:sz w:val="24"/>
                <w:szCs w:val="24"/>
                <w:lang w:val="kk-KZ"/>
              </w:rPr>
              <w:t>Малды заңды тұлғалардан, шаруа (фермер) қожалықтарынан, дара кәсіпкерлерден қолма-қол ақшасыз есеп айырысу арқылы сатып алу кезінде:</w:t>
            </w:r>
          </w:p>
          <w:p w14:paraId="5287E9E1" w14:textId="4037566E" w:rsidR="005C75A2" w:rsidRPr="00E05B20" w:rsidRDefault="00913CBA" w:rsidP="00EE0563">
            <w:pPr>
              <w:pStyle w:val="29"/>
              <w:tabs>
                <w:tab w:val="left" w:pos="426"/>
              </w:tabs>
              <w:ind w:left="0" w:firstLine="0"/>
              <w:jc w:val="both"/>
              <w:rPr>
                <w:sz w:val="24"/>
                <w:szCs w:val="24"/>
                <w:lang w:val="kk-KZ"/>
              </w:rPr>
            </w:pPr>
            <w:r>
              <w:rPr>
                <w:sz w:val="24"/>
                <w:szCs w:val="24"/>
                <w:lang w:val="kk-KZ"/>
              </w:rPr>
              <w:t xml:space="preserve">1. </w:t>
            </w:r>
            <w:r w:rsidR="005C75A2" w:rsidRPr="00E05B20">
              <w:rPr>
                <w:sz w:val="24"/>
                <w:szCs w:val="24"/>
                <w:lang w:val="kk-KZ"/>
              </w:rPr>
              <w:t>Мал үшін төлемді растайтын құжат - төлем тапсырмалары немесе ағымдағы шоттан үзінді көшірмелер, шот-фактуралар мен жүкқұжаттар, сатып алынған малдың саны мен құнын көрсете отырып, қабылдау-беру актілері;</w:t>
            </w:r>
          </w:p>
          <w:p w14:paraId="43243694" w14:textId="246C718E" w:rsidR="005C75A2" w:rsidRPr="00E05B20" w:rsidRDefault="00913CBA" w:rsidP="00EE0563">
            <w:pPr>
              <w:pStyle w:val="29"/>
              <w:tabs>
                <w:tab w:val="left" w:pos="426"/>
              </w:tabs>
              <w:ind w:left="0" w:firstLine="0"/>
              <w:jc w:val="both"/>
              <w:rPr>
                <w:sz w:val="24"/>
                <w:szCs w:val="24"/>
                <w:lang w:val="kk-KZ"/>
              </w:rPr>
            </w:pPr>
            <w:r>
              <w:rPr>
                <w:sz w:val="24"/>
                <w:szCs w:val="24"/>
                <w:lang w:val="kk-KZ"/>
              </w:rPr>
              <w:t>2. С</w:t>
            </w:r>
            <w:r w:rsidR="005C75A2" w:rsidRPr="00E05B20">
              <w:rPr>
                <w:sz w:val="24"/>
                <w:szCs w:val="24"/>
                <w:lang w:val="kk-KZ"/>
              </w:rPr>
              <w:t>алды сатып алу-сату шарты;</w:t>
            </w:r>
          </w:p>
          <w:p w14:paraId="5F4E9D70" w14:textId="0C9AEA9C" w:rsidR="005C75A2" w:rsidRPr="00E05B20" w:rsidRDefault="00913CBA" w:rsidP="00EE0563">
            <w:pPr>
              <w:pStyle w:val="29"/>
              <w:tabs>
                <w:tab w:val="left" w:pos="426"/>
              </w:tabs>
              <w:ind w:left="0" w:firstLine="0"/>
              <w:jc w:val="both"/>
              <w:rPr>
                <w:sz w:val="24"/>
                <w:szCs w:val="24"/>
                <w:lang w:val="kk-KZ"/>
              </w:rPr>
            </w:pPr>
            <w:r>
              <w:rPr>
                <w:sz w:val="24"/>
                <w:szCs w:val="24"/>
                <w:lang w:val="kk-KZ"/>
              </w:rPr>
              <w:t>3.</w:t>
            </w:r>
            <w:r w:rsidR="005C75A2" w:rsidRPr="00E05B20">
              <w:rPr>
                <w:sz w:val="24"/>
                <w:szCs w:val="24"/>
                <w:lang w:val="kk-KZ"/>
              </w:rPr>
              <w:t>Ветеринариялық паспорттардың көшірмелері, ауыл шаруашылығы жануарларын сәйкестендірудің жалпы ведомосы (меншікті және сатып алынған малды ескере отырып).</w:t>
            </w:r>
          </w:p>
          <w:p w14:paraId="65FAAB13" w14:textId="1EB7DF36" w:rsidR="005C75A2" w:rsidRPr="00E05B20" w:rsidRDefault="00913CBA" w:rsidP="005C75A2">
            <w:pPr>
              <w:pStyle w:val="29"/>
              <w:tabs>
                <w:tab w:val="left" w:pos="426"/>
              </w:tabs>
              <w:ind w:left="0" w:firstLine="0"/>
              <w:jc w:val="both"/>
              <w:rPr>
                <w:sz w:val="24"/>
                <w:szCs w:val="24"/>
                <w:lang w:val="kk-KZ"/>
              </w:rPr>
            </w:pPr>
            <w:r>
              <w:rPr>
                <w:sz w:val="24"/>
                <w:szCs w:val="24"/>
                <w:lang w:val="kk-KZ"/>
              </w:rPr>
              <w:t>4. М</w:t>
            </w:r>
            <w:r w:rsidR="005C75A2" w:rsidRPr="00E05B20">
              <w:rPr>
                <w:sz w:val="24"/>
                <w:szCs w:val="24"/>
                <w:lang w:val="kk-KZ"/>
              </w:rPr>
              <w:t>ал үшін төлемді растайтын құжат - сатып алынған малдың саны мен құнын көрсете отырып, кассалық чектер, шот-фактуралар және жүкқұжаттар / қабылдау-тапсыру актілері;</w:t>
            </w:r>
          </w:p>
          <w:p w14:paraId="493AE958" w14:textId="4939A3F0" w:rsidR="005C75A2" w:rsidRPr="005E6667" w:rsidRDefault="00913CBA" w:rsidP="00913CBA">
            <w:pPr>
              <w:pStyle w:val="29"/>
              <w:tabs>
                <w:tab w:val="left" w:pos="426"/>
              </w:tabs>
              <w:ind w:left="0" w:firstLine="0"/>
              <w:rPr>
                <w:sz w:val="24"/>
                <w:szCs w:val="24"/>
                <w:lang w:val="kk-KZ"/>
              </w:rPr>
            </w:pPr>
            <w:r>
              <w:rPr>
                <w:sz w:val="24"/>
                <w:szCs w:val="24"/>
                <w:lang w:val="kk-KZ"/>
              </w:rPr>
              <w:t>5. С</w:t>
            </w:r>
            <w:r w:rsidR="005C75A2" w:rsidRPr="00E05B20">
              <w:rPr>
                <w:sz w:val="24"/>
                <w:szCs w:val="24"/>
                <w:lang w:val="kk-KZ"/>
              </w:rPr>
              <w:t>атып алынған малды есепке қою туралы ветеринарлық дәрігердің анықтамасы;</w:t>
            </w:r>
          </w:p>
        </w:tc>
        <w:tc>
          <w:tcPr>
            <w:tcW w:w="5245" w:type="dxa"/>
          </w:tcPr>
          <w:p w14:paraId="18F901D7" w14:textId="77777777" w:rsidR="005C75A2" w:rsidRPr="00115F94" w:rsidRDefault="005C75A2" w:rsidP="00115F94">
            <w:pPr>
              <w:pStyle w:val="36"/>
              <w:spacing w:line="230" w:lineRule="auto"/>
              <w:ind w:left="0" w:firstLine="0"/>
              <w:rPr>
                <w:b/>
                <w:bCs/>
                <w:sz w:val="24"/>
                <w:szCs w:val="24"/>
                <w:u w:val="single"/>
              </w:rPr>
            </w:pPr>
            <w:r w:rsidRPr="00115F94">
              <w:rPr>
                <w:b/>
                <w:bCs/>
                <w:sz w:val="24"/>
                <w:szCs w:val="24"/>
                <w:u w:val="single"/>
              </w:rPr>
              <w:t>По животноводству</w:t>
            </w:r>
          </w:p>
          <w:p w14:paraId="23C86428" w14:textId="2E2717F3" w:rsidR="005C75A2" w:rsidRDefault="005C75A2" w:rsidP="005C75A2">
            <w:pPr>
              <w:pStyle w:val="36"/>
              <w:spacing w:line="230" w:lineRule="auto"/>
              <w:ind w:left="0" w:firstLine="0"/>
              <w:rPr>
                <w:sz w:val="24"/>
                <w:szCs w:val="24"/>
              </w:rPr>
            </w:pPr>
            <w:r w:rsidRPr="005C75A2">
              <w:rPr>
                <w:sz w:val="24"/>
                <w:szCs w:val="24"/>
              </w:rPr>
              <w:t>При приобретении скота безналичным расчетом у юридических лиц, крестьянских (фермерских) хозяйств, индивидуальных предпринимателей:</w:t>
            </w:r>
          </w:p>
          <w:p w14:paraId="2CCE7E60" w14:textId="77777777" w:rsidR="00913CBA" w:rsidRPr="005C75A2" w:rsidRDefault="00913CBA" w:rsidP="005C75A2">
            <w:pPr>
              <w:pStyle w:val="36"/>
              <w:spacing w:line="230" w:lineRule="auto"/>
              <w:ind w:left="0" w:firstLine="0"/>
              <w:rPr>
                <w:sz w:val="24"/>
                <w:szCs w:val="24"/>
              </w:rPr>
            </w:pPr>
          </w:p>
          <w:p w14:paraId="5021CCBA" w14:textId="20C36C6C" w:rsidR="005C75A2" w:rsidRPr="005C75A2" w:rsidRDefault="00EE0563" w:rsidP="005C75A2">
            <w:pPr>
              <w:pStyle w:val="36"/>
              <w:spacing w:line="230" w:lineRule="auto"/>
              <w:ind w:left="0" w:firstLine="0"/>
              <w:rPr>
                <w:sz w:val="24"/>
                <w:szCs w:val="24"/>
              </w:rPr>
            </w:pPr>
            <w:r>
              <w:rPr>
                <w:sz w:val="24"/>
                <w:szCs w:val="24"/>
              </w:rPr>
              <w:t xml:space="preserve">1. </w:t>
            </w:r>
            <w:r w:rsidR="005C75A2" w:rsidRPr="005C75A2">
              <w:rPr>
                <w:sz w:val="24"/>
                <w:szCs w:val="24"/>
              </w:rPr>
              <w:t>Документ, подтверждающий оплату за скот - платежные поручения или выписки с текущего счета, счета-фактуры и накладные, акты приема-передачи с указанием количества и стоимости приобретенного скота;</w:t>
            </w:r>
          </w:p>
          <w:p w14:paraId="610EC2A0" w14:textId="18C78DAF" w:rsidR="005C75A2" w:rsidRPr="005C75A2" w:rsidRDefault="00294EE2" w:rsidP="00294EE2">
            <w:pPr>
              <w:pStyle w:val="36"/>
              <w:spacing w:line="230" w:lineRule="auto"/>
              <w:ind w:left="0" w:firstLine="0"/>
              <w:jc w:val="both"/>
              <w:rPr>
                <w:sz w:val="24"/>
                <w:szCs w:val="24"/>
              </w:rPr>
            </w:pPr>
            <w:r>
              <w:rPr>
                <w:sz w:val="24"/>
                <w:szCs w:val="24"/>
              </w:rPr>
              <w:t>2. Д</w:t>
            </w:r>
            <w:r w:rsidR="005C75A2" w:rsidRPr="005C75A2">
              <w:rPr>
                <w:sz w:val="24"/>
                <w:szCs w:val="24"/>
              </w:rPr>
              <w:t>оговор купли-продажи скота;</w:t>
            </w:r>
          </w:p>
          <w:p w14:paraId="0E4D5922" w14:textId="75134727" w:rsidR="005C75A2" w:rsidRPr="005C75A2" w:rsidRDefault="00294EE2" w:rsidP="00294EE2">
            <w:pPr>
              <w:pStyle w:val="36"/>
              <w:spacing w:line="230" w:lineRule="auto"/>
              <w:ind w:left="0" w:firstLine="0"/>
              <w:jc w:val="both"/>
              <w:rPr>
                <w:sz w:val="24"/>
                <w:szCs w:val="24"/>
              </w:rPr>
            </w:pPr>
            <w:r>
              <w:rPr>
                <w:sz w:val="24"/>
                <w:szCs w:val="24"/>
              </w:rPr>
              <w:t xml:space="preserve">3. </w:t>
            </w:r>
            <w:r w:rsidR="005C75A2" w:rsidRPr="005C75A2">
              <w:rPr>
                <w:sz w:val="24"/>
                <w:szCs w:val="24"/>
              </w:rPr>
              <w:t>Копии ветеринарных паспортов, общая ведомость идентификации сельскохозяйственных животных (с учетом собственного и приобретенного скота).</w:t>
            </w:r>
          </w:p>
          <w:p w14:paraId="48611B22" w14:textId="435315AA" w:rsidR="005C75A2" w:rsidRDefault="00913CBA" w:rsidP="00294EE2">
            <w:pPr>
              <w:pStyle w:val="36"/>
              <w:spacing w:line="230" w:lineRule="auto"/>
              <w:ind w:left="0" w:firstLine="0"/>
              <w:jc w:val="both"/>
              <w:rPr>
                <w:sz w:val="24"/>
                <w:szCs w:val="24"/>
              </w:rPr>
            </w:pPr>
            <w:r>
              <w:rPr>
                <w:sz w:val="24"/>
                <w:szCs w:val="24"/>
              </w:rPr>
              <w:t>4. Д</w:t>
            </w:r>
            <w:r w:rsidR="005C75A2" w:rsidRPr="005C75A2">
              <w:rPr>
                <w:sz w:val="24"/>
                <w:szCs w:val="24"/>
              </w:rPr>
              <w:t>окумент, подтверждающий оплату за скот - кассовые чеки, счета фактуры и накладные / акты приема-передачи с указанием количества и стоимости приобретенного скота;</w:t>
            </w:r>
          </w:p>
          <w:p w14:paraId="6572EEAD" w14:textId="77777777" w:rsidR="00913CBA" w:rsidRPr="005C75A2" w:rsidRDefault="00913CBA" w:rsidP="00294EE2">
            <w:pPr>
              <w:pStyle w:val="36"/>
              <w:spacing w:line="230" w:lineRule="auto"/>
              <w:ind w:left="0" w:firstLine="0"/>
              <w:jc w:val="both"/>
              <w:rPr>
                <w:sz w:val="24"/>
                <w:szCs w:val="24"/>
              </w:rPr>
            </w:pPr>
          </w:p>
          <w:p w14:paraId="7416C189" w14:textId="0A915BC2" w:rsidR="005C75A2" w:rsidRPr="005E6667" w:rsidRDefault="00913CBA" w:rsidP="00294EE2">
            <w:pPr>
              <w:pStyle w:val="36"/>
              <w:spacing w:line="230" w:lineRule="auto"/>
              <w:ind w:left="0" w:firstLine="0"/>
              <w:jc w:val="both"/>
              <w:rPr>
                <w:sz w:val="24"/>
                <w:szCs w:val="24"/>
              </w:rPr>
            </w:pPr>
            <w:r>
              <w:rPr>
                <w:sz w:val="24"/>
                <w:szCs w:val="24"/>
              </w:rPr>
              <w:t>5. С</w:t>
            </w:r>
            <w:r w:rsidR="005C75A2" w:rsidRPr="005C75A2">
              <w:rPr>
                <w:sz w:val="24"/>
                <w:szCs w:val="24"/>
              </w:rPr>
              <w:t>правка ветеринарного врача о постановке приобретенного скота на учет;</w:t>
            </w:r>
          </w:p>
        </w:tc>
      </w:tr>
      <w:tr w:rsidR="007E349E" w:rsidRPr="005E6667" w14:paraId="3B0737C7" w14:textId="77777777" w:rsidTr="000E3D85">
        <w:trPr>
          <w:trHeight w:val="3235"/>
        </w:trPr>
        <w:tc>
          <w:tcPr>
            <w:tcW w:w="5103" w:type="dxa"/>
          </w:tcPr>
          <w:p w14:paraId="318801A5" w14:textId="77777777" w:rsidR="007E349E" w:rsidRPr="005E6667" w:rsidRDefault="007E349E" w:rsidP="00E96424">
            <w:pPr>
              <w:pStyle w:val="29"/>
              <w:tabs>
                <w:tab w:val="left" w:pos="426"/>
              </w:tabs>
              <w:ind w:left="0" w:firstLine="0"/>
              <w:jc w:val="center"/>
              <w:rPr>
                <w:b/>
                <w:sz w:val="24"/>
                <w:szCs w:val="24"/>
                <w:u w:val="single"/>
              </w:rPr>
            </w:pPr>
            <w:proofErr w:type="spellStart"/>
            <w:r w:rsidRPr="005E6667">
              <w:rPr>
                <w:b/>
                <w:sz w:val="24"/>
                <w:szCs w:val="24"/>
                <w:u w:val="single"/>
              </w:rPr>
              <w:t>Тауарларды</w:t>
            </w:r>
            <w:proofErr w:type="spellEnd"/>
            <w:r w:rsidRPr="005E6667">
              <w:rPr>
                <w:b/>
                <w:sz w:val="24"/>
                <w:szCs w:val="24"/>
                <w:u w:val="single"/>
              </w:rPr>
              <w:t xml:space="preserve"> </w:t>
            </w:r>
            <w:proofErr w:type="spellStart"/>
            <w:r w:rsidRPr="005E6667">
              <w:rPr>
                <w:b/>
                <w:sz w:val="24"/>
                <w:szCs w:val="24"/>
                <w:u w:val="single"/>
              </w:rPr>
              <w:t>сатып</w:t>
            </w:r>
            <w:proofErr w:type="spellEnd"/>
            <w:r w:rsidRPr="005E6667">
              <w:rPr>
                <w:b/>
                <w:sz w:val="24"/>
                <w:szCs w:val="24"/>
                <w:u w:val="single"/>
              </w:rPr>
              <w:t xml:space="preserve"> </w:t>
            </w:r>
            <w:proofErr w:type="spellStart"/>
            <w:r w:rsidRPr="005E6667">
              <w:rPr>
                <w:b/>
                <w:sz w:val="24"/>
                <w:szCs w:val="24"/>
                <w:u w:val="single"/>
              </w:rPr>
              <w:t>алу</w:t>
            </w:r>
            <w:proofErr w:type="spellEnd"/>
            <w:r w:rsidRPr="005E6667">
              <w:rPr>
                <w:b/>
                <w:sz w:val="24"/>
                <w:szCs w:val="24"/>
                <w:u w:val="single"/>
              </w:rPr>
              <w:t xml:space="preserve"> </w:t>
            </w:r>
            <w:proofErr w:type="spellStart"/>
            <w:r w:rsidRPr="005E6667">
              <w:rPr>
                <w:b/>
                <w:sz w:val="24"/>
                <w:szCs w:val="24"/>
                <w:u w:val="single"/>
              </w:rPr>
              <w:t>кезінде</w:t>
            </w:r>
            <w:proofErr w:type="spellEnd"/>
            <w:r w:rsidRPr="005E6667">
              <w:rPr>
                <w:b/>
                <w:sz w:val="24"/>
                <w:szCs w:val="24"/>
                <w:u w:val="single"/>
              </w:rPr>
              <w:t>:</w:t>
            </w:r>
          </w:p>
          <w:p w14:paraId="1285CFBE" w14:textId="77777777" w:rsidR="007E349E" w:rsidRPr="005E6667" w:rsidRDefault="007E349E" w:rsidP="00E96424">
            <w:pPr>
              <w:pStyle w:val="29"/>
              <w:numPr>
                <w:ilvl w:val="0"/>
                <w:numId w:val="28"/>
              </w:numPr>
              <w:tabs>
                <w:tab w:val="left" w:pos="426"/>
              </w:tabs>
              <w:ind w:left="0" w:firstLine="0"/>
              <w:jc w:val="both"/>
              <w:rPr>
                <w:sz w:val="24"/>
                <w:szCs w:val="24"/>
              </w:rPr>
            </w:pPr>
            <w:proofErr w:type="spellStart"/>
            <w:r w:rsidRPr="005E6667">
              <w:rPr>
                <w:sz w:val="24"/>
                <w:szCs w:val="24"/>
              </w:rPr>
              <w:t>тауарды</w:t>
            </w:r>
            <w:proofErr w:type="spellEnd"/>
            <w:r w:rsidRPr="005E6667">
              <w:rPr>
                <w:sz w:val="24"/>
                <w:szCs w:val="24"/>
              </w:rPr>
              <w:t xml:space="preserve"> </w:t>
            </w:r>
            <w:proofErr w:type="spellStart"/>
            <w:r w:rsidRPr="005E6667">
              <w:rPr>
                <w:sz w:val="24"/>
                <w:szCs w:val="24"/>
              </w:rPr>
              <w:t>сатып</w:t>
            </w:r>
            <w:proofErr w:type="spellEnd"/>
            <w:r w:rsidRPr="005E6667">
              <w:rPr>
                <w:sz w:val="24"/>
                <w:szCs w:val="24"/>
              </w:rPr>
              <w:t xml:space="preserve"> </w:t>
            </w:r>
            <w:proofErr w:type="spellStart"/>
            <w:r w:rsidRPr="005E6667">
              <w:rPr>
                <w:sz w:val="24"/>
                <w:szCs w:val="24"/>
              </w:rPr>
              <w:t>алу</w:t>
            </w:r>
            <w:proofErr w:type="spellEnd"/>
            <w:r w:rsidRPr="005E6667">
              <w:rPr>
                <w:sz w:val="24"/>
                <w:szCs w:val="24"/>
              </w:rPr>
              <w:t xml:space="preserve">-сату </w:t>
            </w:r>
            <w:proofErr w:type="spellStart"/>
            <w:r w:rsidRPr="005E6667">
              <w:rPr>
                <w:sz w:val="24"/>
                <w:szCs w:val="24"/>
              </w:rPr>
              <w:t>шарты</w:t>
            </w:r>
            <w:proofErr w:type="spellEnd"/>
            <w:r w:rsidRPr="005E6667">
              <w:rPr>
                <w:sz w:val="24"/>
                <w:szCs w:val="24"/>
              </w:rPr>
              <w:t>;</w:t>
            </w:r>
          </w:p>
          <w:p w14:paraId="327F6D10" w14:textId="77777777" w:rsidR="007E349E" w:rsidRPr="005E6667" w:rsidRDefault="007E349E" w:rsidP="00E96424">
            <w:pPr>
              <w:pStyle w:val="29"/>
              <w:numPr>
                <w:ilvl w:val="0"/>
                <w:numId w:val="28"/>
              </w:numPr>
              <w:tabs>
                <w:tab w:val="left" w:pos="426"/>
              </w:tabs>
              <w:ind w:left="0" w:firstLine="0"/>
              <w:jc w:val="both"/>
              <w:rPr>
                <w:sz w:val="24"/>
                <w:szCs w:val="24"/>
              </w:rPr>
            </w:pPr>
            <w:proofErr w:type="spellStart"/>
            <w:r w:rsidRPr="005E6667">
              <w:rPr>
                <w:sz w:val="24"/>
                <w:szCs w:val="24"/>
              </w:rPr>
              <w:t>сатып</w:t>
            </w:r>
            <w:proofErr w:type="spellEnd"/>
            <w:r w:rsidRPr="005E6667">
              <w:rPr>
                <w:sz w:val="24"/>
                <w:szCs w:val="24"/>
              </w:rPr>
              <w:t xml:space="preserve"> </w:t>
            </w:r>
            <w:proofErr w:type="spellStart"/>
            <w:r w:rsidRPr="005E6667">
              <w:rPr>
                <w:sz w:val="24"/>
                <w:szCs w:val="24"/>
              </w:rPr>
              <w:t>алынған</w:t>
            </w:r>
            <w:proofErr w:type="spellEnd"/>
            <w:r w:rsidRPr="005E6667">
              <w:rPr>
                <w:sz w:val="24"/>
                <w:szCs w:val="24"/>
              </w:rPr>
              <w:t xml:space="preserve"> </w:t>
            </w:r>
            <w:proofErr w:type="spellStart"/>
            <w:r w:rsidRPr="005E6667">
              <w:rPr>
                <w:sz w:val="24"/>
                <w:szCs w:val="24"/>
              </w:rPr>
              <w:t>тауардың</w:t>
            </w:r>
            <w:proofErr w:type="spellEnd"/>
            <w:r w:rsidRPr="005E6667">
              <w:rPr>
                <w:sz w:val="24"/>
                <w:szCs w:val="24"/>
              </w:rPr>
              <w:t xml:space="preserve"> саны мен </w:t>
            </w:r>
            <w:proofErr w:type="spellStart"/>
            <w:r w:rsidRPr="005E6667">
              <w:rPr>
                <w:sz w:val="24"/>
                <w:szCs w:val="24"/>
              </w:rPr>
              <w:t>құнын</w:t>
            </w:r>
            <w:proofErr w:type="spellEnd"/>
            <w:r w:rsidRPr="005E6667">
              <w:rPr>
                <w:sz w:val="24"/>
                <w:szCs w:val="24"/>
              </w:rPr>
              <w:t xml:space="preserve"> </w:t>
            </w:r>
            <w:proofErr w:type="spellStart"/>
            <w:r w:rsidRPr="005E6667">
              <w:rPr>
                <w:sz w:val="24"/>
                <w:szCs w:val="24"/>
              </w:rPr>
              <w:t>көрсете</w:t>
            </w:r>
            <w:proofErr w:type="spellEnd"/>
            <w:r w:rsidRPr="005E6667">
              <w:rPr>
                <w:sz w:val="24"/>
                <w:szCs w:val="24"/>
              </w:rPr>
              <w:t xml:space="preserve"> </w:t>
            </w:r>
            <w:proofErr w:type="spellStart"/>
            <w:r w:rsidRPr="005E6667">
              <w:rPr>
                <w:sz w:val="24"/>
                <w:szCs w:val="24"/>
              </w:rPr>
              <w:t>отырып</w:t>
            </w:r>
            <w:proofErr w:type="spellEnd"/>
            <w:r w:rsidRPr="005E6667">
              <w:rPr>
                <w:sz w:val="24"/>
                <w:szCs w:val="24"/>
              </w:rPr>
              <w:t xml:space="preserve">, </w:t>
            </w:r>
            <w:proofErr w:type="spellStart"/>
            <w:r w:rsidRPr="005E6667">
              <w:rPr>
                <w:sz w:val="24"/>
                <w:szCs w:val="24"/>
              </w:rPr>
              <w:t>төлемді</w:t>
            </w:r>
            <w:proofErr w:type="spellEnd"/>
            <w:r w:rsidRPr="005E6667">
              <w:rPr>
                <w:sz w:val="24"/>
                <w:szCs w:val="24"/>
              </w:rPr>
              <w:t xml:space="preserve"> </w:t>
            </w:r>
            <w:proofErr w:type="spellStart"/>
            <w:r w:rsidRPr="005E6667">
              <w:rPr>
                <w:sz w:val="24"/>
                <w:szCs w:val="24"/>
              </w:rPr>
              <w:t>растайтын</w:t>
            </w:r>
            <w:proofErr w:type="spellEnd"/>
            <w:r w:rsidRPr="005E6667">
              <w:rPr>
                <w:sz w:val="24"/>
                <w:szCs w:val="24"/>
              </w:rPr>
              <w:t xml:space="preserve"> </w:t>
            </w:r>
            <w:proofErr w:type="spellStart"/>
            <w:r w:rsidRPr="005E6667">
              <w:rPr>
                <w:sz w:val="24"/>
                <w:szCs w:val="24"/>
              </w:rPr>
              <w:t>құжат</w:t>
            </w:r>
            <w:proofErr w:type="spellEnd"/>
            <w:r w:rsidRPr="005E6667">
              <w:rPr>
                <w:sz w:val="24"/>
                <w:szCs w:val="24"/>
              </w:rPr>
              <w:t xml:space="preserve"> (</w:t>
            </w:r>
            <w:proofErr w:type="spellStart"/>
            <w:r w:rsidRPr="005E6667">
              <w:rPr>
                <w:sz w:val="24"/>
                <w:szCs w:val="24"/>
              </w:rPr>
              <w:t>жеке</w:t>
            </w:r>
            <w:proofErr w:type="spellEnd"/>
            <w:r w:rsidRPr="005E6667">
              <w:rPr>
                <w:sz w:val="24"/>
                <w:szCs w:val="24"/>
              </w:rPr>
              <w:t xml:space="preserve"> </w:t>
            </w:r>
            <w:proofErr w:type="spellStart"/>
            <w:r w:rsidRPr="005E6667">
              <w:rPr>
                <w:sz w:val="24"/>
                <w:szCs w:val="24"/>
              </w:rPr>
              <w:t>тұлғалардан</w:t>
            </w:r>
            <w:proofErr w:type="spellEnd"/>
            <w:r w:rsidRPr="005E6667">
              <w:rPr>
                <w:sz w:val="24"/>
                <w:szCs w:val="24"/>
              </w:rPr>
              <w:t xml:space="preserve"> </w:t>
            </w:r>
            <w:proofErr w:type="spellStart"/>
            <w:r w:rsidRPr="005E6667">
              <w:rPr>
                <w:sz w:val="24"/>
                <w:szCs w:val="24"/>
              </w:rPr>
              <w:t>сатып</w:t>
            </w:r>
            <w:proofErr w:type="spellEnd"/>
            <w:r w:rsidRPr="005E6667">
              <w:rPr>
                <w:sz w:val="24"/>
                <w:szCs w:val="24"/>
              </w:rPr>
              <w:t xml:space="preserve"> </w:t>
            </w:r>
            <w:proofErr w:type="spellStart"/>
            <w:r w:rsidRPr="005E6667">
              <w:rPr>
                <w:sz w:val="24"/>
                <w:szCs w:val="24"/>
              </w:rPr>
              <w:t>алу</w:t>
            </w:r>
            <w:proofErr w:type="spellEnd"/>
            <w:r w:rsidRPr="005E6667">
              <w:rPr>
                <w:sz w:val="24"/>
                <w:szCs w:val="24"/>
              </w:rPr>
              <w:t xml:space="preserve"> </w:t>
            </w:r>
            <w:proofErr w:type="spellStart"/>
            <w:r w:rsidRPr="005E6667">
              <w:rPr>
                <w:sz w:val="24"/>
                <w:szCs w:val="24"/>
              </w:rPr>
              <w:t>кезінде</w:t>
            </w:r>
            <w:proofErr w:type="spellEnd"/>
            <w:r w:rsidRPr="005E6667">
              <w:rPr>
                <w:sz w:val="24"/>
                <w:szCs w:val="24"/>
              </w:rPr>
              <w:t xml:space="preserve"> </w:t>
            </w:r>
            <w:proofErr w:type="spellStart"/>
            <w:r w:rsidRPr="005E6667">
              <w:rPr>
                <w:sz w:val="24"/>
                <w:szCs w:val="24"/>
              </w:rPr>
              <w:t>сатушының</w:t>
            </w:r>
            <w:proofErr w:type="spellEnd"/>
            <w:r w:rsidRPr="005E6667">
              <w:rPr>
                <w:sz w:val="24"/>
                <w:szCs w:val="24"/>
              </w:rPr>
              <w:t xml:space="preserve"> </w:t>
            </w:r>
            <w:proofErr w:type="spellStart"/>
            <w:r w:rsidRPr="005E6667">
              <w:rPr>
                <w:sz w:val="24"/>
                <w:szCs w:val="24"/>
              </w:rPr>
              <w:t>қолхаты</w:t>
            </w:r>
            <w:proofErr w:type="spellEnd"/>
            <w:r w:rsidRPr="005E6667">
              <w:rPr>
                <w:sz w:val="24"/>
                <w:szCs w:val="24"/>
              </w:rPr>
              <w:t xml:space="preserve">, </w:t>
            </w:r>
            <w:proofErr w:type="spellStart"/>
            <w:r w:rsidRPr="005E6667">
              <w:rPr>
                <w:sz w:val="24"/>
                <w:szCs w:val="24"/>
              </w:rPr>
              <w:t>төлем</w:t>
            </w:r>
            <w:proofErr w:type="spellEnd"/>
            <w:r w:rsidRPr="005E6667">
              <w:rPr>
                <w:sz w:val="24"/>
                <w:szCs w:val="24"/>
              </w:rPr>
              <w:t xml:space="preserve"> </w:t>
            </w:r>
            <w:proofErr w:type="spellStart"/>
            <w:r w:rsidRPr="005E6667">
              <w:rPr>
                <w:sz w:val="24"/>
                <w:szCs w:val="24"/>
              </w:rPr>
              <w:t>тапсырмалары</w:t>
            </w:r>
            <w:proofErr w:type="spellEnd"/>
            <w:r w:rsidRPr="005E6667">
              <w:rPr>
                <w:sz w:val="24"/>
                <w:szCs w:val="24"/>
              </w:rPr>
              <w:t xml:space="preserve">, </w:t>
            </w:r>
            <w:proofErr w:type="spellStart"/>
            <w:r w:rsidRPr="005E6667">
              <w:rPr>
                <w:sz w:val="24"/>
                <w:szCs w:val="24"/>
              </w:rPr>
              <w:t>ағымдағы</w:t>
            </w:r>
            <w:proofErr w:type="spellEnd"/>
            <w:r w:rsidRPr="005E6667">
              <w:rPr>
                <w:sz w:val="24"/>
                <w:szCs w:val="24"/>
              </w:rPr>
              <w:t xml:space="preserve"> </w:t>
            </w:r>
            <w:proofErr w:type="spellStart"/>
            <w:r w:rsidRPr="005E6667">
              <w:rPr>
                <w:sz w:val="24"/>
                <w:szCs w:val="24"/>
              </w:rPr>
              <w:t>шоттан</w:t>
            </w:r>
            <w:proofErr w:type="spellEnd"/>
            <w:r w:rsidRPr="005E6667">
              <w:rPr>
                <w:sz w:val="24"/>
                <w:szCs w:val="24"/>
              </w:rPr>
              <w:t xml:space="preserve"> </w:t>
            </w:r>
            <w:proofErr w:type="spellStart"/>
            <w:r w:rsidRPr="005E6667">
              <w:rPr>
                <w:sz w:val="24"/>
                <w:szCs w:val="24"/>
              </w:rPr>
              <w:t>үзінді</w:t>
            </w:r>
            <w:proofErr w:type="spellEnd"/>
            <w:r w:rsidRPr="005E6667">
              <w:rPr>
                <w:sz w:val="24"/>
                <w:szCs w:val="24"/>
              </w:rPr>
              <w:t xml:space="preserve"> </w:t>
            </w:r>
            <w:proofErr w:type="spellStart"/>
            <w:r w:rsidRPr="005E6667">
              <w:rPr>
                <w:sz w:val="24"/>
                <w:szCs w:val="24"/>
              </w:rPr>
              <w:t>көшірмелер</w:t>
            </w:r>
            <w:proofErr w:type="spellEnd"/>
            <w:r w:rsidRPr="005E6667">
              <w:rPr>
                <w:sz w:val="24"/>
                <w:szCs w:val="24"/>
              </w:rPr>
              <w:t>, шот-</w:t>
            </w:r>
            <w:proofErr w:type="spellStart"/>
            <w:r w:rsidRPr="005E6667">
              <w:rPr>
                <w:sz w:val="24"/>
                <w:szCs w:val="24"/>
              </w:rPr>
              <w:t>фактуралар</w:t>
            </w:r>
            <w:proofErr w:type="spellEnd"/>
            <w:r w:rsidRPr="005E6667">
              <w:rPr>
                <w:sz w:val="24"/>
                <w:szCs w:val="24"/>
              </w:rPr>
              <w:t xml:space="preserve">, </w:t>
            </w:r>
            <w:proofErr w:type="spellStart"/>
            <w:r w:rsidRPr="005E6667">
              <w:rPr>
                <w:sz w:val="24"/>
                <w:szCs w:val="24"/>
              </w:rPr>
              <w:t>орындалған</w:t>
            </w:r>
            <w:proofErr w:type="spellEnd"/>
            <w:r w:rsidRPr="005E6667">
              <w:rPr>
                <w:sz w:val="24"/>
                <w:szCs w:val="24"/>
              </w:rPr>
              <w:t xml:space="preserve"> </w:t>
            </w:r>
            <w:proofErr w:type="spellStart"/>
            <w:r w:rsidRPr="005E6667">
              <w:rPr>
                <w:sz w:val="24"/>
                <w:szCs w:val="24"/>
              </w:rPr>
              <w:t>жұмыстар</w:t>
            </w:r>
            <w:proofErr w:type="spellEnd"/>
            <w:r w:rsidRPr="005E6667">
              <w:rPr>
                <w:sz w:val="24"/>
                <w:szCs w:val="24"/>
              </w:rPr>
              <w:t xml:space="preserve"> </w:t>
            </w:r>
            <w:proofErr w:type="spellStart"/>
            <w:r w:rsidRPr="005E6667">
              <w:rPr>
                <w:sz w:val="24"/>
                <w:szCs w:val="24"/>
              </w:rPr>
              <w:t>актісі</w:t>
            </w:r>
            <w:proofErr w:type="spellEnd"/>
            <w:r w:rsidRPr="005E6667">
              <w:rPr>
                <w:sz w:val="24"/>
                <w:szCs w:val="24"/>
              </w:rPr>
              <w:t xml:space="preserve">, ЗТ/ШҚ/ЖК </w:t>
            </w:r>
            <w:proofErr w:type="spellStart"/>
            <w:r w:rsidRPr="005E6667">
              <w:rPr>
                <w:sz w:val="24"/>
                <w:szCs w:val="24"/>
              </w:rPr>
              <w:t>сатып</w:t>
            </w:r>
            <w:proofErr w:type="spellEnd"/>
            <w:r w:rsidRPr="005E6667">
              <w:rPr>
                <w:sz w:val="24"/>
                <w:szCs w:val="24"/>
              </w:rPr>
              <w:t xml:space="preserve"> </w:t>
            </w:r>
            <w:proofErr w:type="spellStart"/>
            <w:r w:rsidRPr="005E6667">
              <w:rPr>
                <w:sz w:val="24"/>
                <w:szCs w:val="24"/>
              </w:rPr>
              <w:t>алу</w:t>
            </w:r>
            <w:proofErr w:type="spellEnd"/>
            <w:r w:rsidRPr="005E6667">
              <w:rPr>
                <w:sz w:val="24"/>
                <w:szCs w:val="24"/>
              </w:rPr>
              <w:t xml:space="preserve"> </w:t>
            </w:r>
            <w:proofErr w:type="spellStart"/>
            <w:r w:rsidRPr="005E6667">
              <w:rPr>
                <w:sz w:val="24"/>
                <w:szCs w:val="24"/>
              </w:rPr>
              <w:t>кезінде</w:t>
            </w:r>
            <w:proofErr w:type="spellEnd"/>
            <w:r w:rsidRPr="005E6667">
              <w:rPr>
                <w:sz w:val="24"/>
                <w:szCs w:val="24"/>
              </w:rPr>
              <w:t xml:space="preserve"> </w:t>
            </w:r>
            <w:proofErr w:type="spellStart"/>
            <w:r w:rsidRPr="005E6667">
              <w:rPr>
                <w:sz w:val="24"/>
                <w:szCs w:val="24"/>
              </w:rPr>
              <w:t>кассалық</w:t>
            </w:r>
            <w:proofErr w:type="spellEnd"/>
            <w:r w:rsidRPr="005E6667">
              <w:rPr>
                <w:sz w:val="24"/>
                <w:szCs w:val="24"/>
              </w:rPr>
              <w:t xml:space="preserve"> </w:t>
            </w:r>
            <w:proofErr w:type="spellStart"/>
            <w:r w:rsidRPr="005E6667">
              <w:rPr>
                <w:sz w:val="24"/>
                <w:szCs w:val="24"/>
              </w:rPr>
              <w:t>чектер</w:t>
            </w:r>
            <w:proofErr w:type="spellEnd"/>
            <w:r w:rsidRPr="005E6667">
              <w:rPr>
                <w:sz w:val="24"/>
                <w:szCs w:val="24"/>
              </w:rPr>
              <w:t xml:space="preserve">) </w:t>
            </w:r>
          </w:p>
          <w:p w14:paraId="5D87CBC3" w14:textId="77777777" w:rsidR="007E349E" w:rsidRPr="005E6667" w:rsidRDefault="007E349E" w:rsidP="00E96424">
            <w:pPr>
              <w:pStyle w:val="29"/>
              <w:numPr>
                <w:ilvl w:val="0"/>
                <w:numId w:val="28"/>
              </w:numPr>
              <w:tabs>
                <w:tab w:val="left" w:pos="426"/>
              </w:tabs>
              <w:ind w:left="0" w:firstLine="0"/>
              <w:jc w:val="both"/>
              <w:rPr>
                <w:sz w:val="24"/>
                <w:szCs w:val="24"/>
              </w:rPr>
            </w:pPr>
            <w:proofErr w:type="spellStart"/>
            <w:r w:rsidRPr="005E6667">
              <w:rPr>
                <w:sz w:val="24"/>
                <w:szCs w:val="24"/>
              </w:rPr>
              <w:t>қабылдау-тапсыру</w:t>
            </w:r>
            <w:proofErr w:type="spellEnd"/>
            <w:r w:rsidRPr="005E6667">
              <w:rPr>
                <w:sz w:val="24"/>
                <w:szCs w:val="24"/>
              </w:rPr>
              <w:t xml:space="preserve"> </w:t>
            </w:r>
            <w:proofErr w:type="spellStart"/>
            <w:r w:rsidRPr="005E6667">
              <w:rPr>
                <w:sz w:val="24"/>
                <w:szCs w:val="24"/>
              </w:rPr>
              <w:t>актісі</w:t>
            </w:r>
            <w:proofErr w:type="spellEnd"/>
            <w:r w:rsidRPr="005E6667">
              <w:rPr>
                <w:sz w:val="24"/>
                <w:szCs w:val="24"/>
              </w:rPr>
              <w:t xml:space="preserve"> </w:t>
            </w:r>
            <w:proofErr w:type="spellStart"/>
            <w:r w:rsidRPr="005E6667">
              <w:rPr>
                <w:sz w:val="24"/>
                <w:szCs w:val="24"/>
              </w:rPr>
              <w:t>немесе</w:t>
            </w:r>
            <w:proofErr w:type="spellEnd"/>
            <w:r w:rsidRPr="005E6667">
              <w:rPr>
                <w:sz w:val="24"/>
                <w:szCs w:val="24"/>
              </w:rPr>
              <w:t xml:space="preserve"> </w:t>
            </w:r>
            <w:proofErr w:type="spellStart"/>
            <w:r w:rsidRPr="005E6667">
              <w:rPr>
                <w:sz w:val="24"/>
                <w:szCs w:val="24"/>
              </w:rPr>
              <w:t>демалыс</w:t>
            </w:r>
            <w:proofErr w:type="spellEnd"/>
            <w:r w:rsidRPr="005E6667">
              <w:rPr>
                <w:sz w:val="24"/>
                <w:szCs w:val="24"/>
              </w:rPr>
              <w:t xml:space="preserve"> </w:t>
            </w:r>
            <w:proofErr w:type="spellStart"/>
            <w:r w:rsidRPr="005E6667">
              <w:rPr>
                <w:sz w:val="24"/>
                <w:szCs w:val="24"/>
              </w:rPr>
              <w:t>жүкқұжаты</w:t>
            </w:r>
            <w:proofErr w:type="spellEnd"/>
            <w:r w:rsidRPr="005E6667">
              <w:rPr>
                <w:sz w:val="24"/>
                <w:szCs w:val="24"/>
              </w:rPr>
              <w:t>.</w:t>
            </w:r>
          </w:p>
        </w:tc>
        <w:tc>
          <w:tcPr>
            <w:tcW w:w="5245" w:type="dxa"/>
          </w:tcPr>
          <w:p w14:paraId="3DA0E696" w14:textId="77777777" w:rsidR="007E349E" w:rsidRPr="005E6667" w:rsidRDefault="007E349E" w:rsidP="000E3D85">
            <w:pPr>
              <w:pStyle w:val="29"/>
              <w:ind w:left="0" w:firstLine="580"/>
              <w:jc w:val="both"/>
              <w:rPr>
                <w:sz w:val="24"/>
                <w:szCs w:val="24"/>
              </w:rPr>
            </w:pPr>
            <w:r w:rsidRPr="005E6667">
              <w:rPr>
                <w:b/>
                <w:bCs/>
                <w:sz w:val="24"/>
                <w:szCs w:val="24"/>
                <w:u w:val="single"/>
              </w:rPr>
              <w:t>При приобретении товаров:</w:t>
            </w:r>
          </w:p>
          <w:p w14:paraId="60BACDCD" w14:textId="77777777" w:rsidR="007E349E" w:rsidRPr="005E6667" w:rsidRDefault="007E349E" w:rsidP="000E3D85">
            <w:pPr>
              <w:pStyle w:val="29"/>
              <w:numPr>
                <w:ilvl w:val="0"/>
                <w:numId w:val="28"/>
              </w:numPr>
              <w:tabs>
                <w:tab w:val="left" w:pos="426"/>
              </w:tabs>
              <w:ind w:left="0" w:firstLine="0"/>
              <w:jc w:val="both"/>
              <w:rPr>
                <w:sz w:val="24"/>
                <w:szCs w:val="24"/>
              </w:rPr>
            </w:pPr>
            <w:r w:rsidRPr="005E6667">
              <w:rPr>
                <w:sz w:val="24"/>
                <w:szCs w:val="24"/>
              </w:rPr>
              <w:t>договор купли-продажи товара;</w:t>
            </w:r>
          </w:p>
          <w:p w14:paraId="79760BFC" w14:textId="77777777" w:rsidR="007E349E" w:rsidRPr="005E6667" w:rsidRDefault="007E349E" w:rsidP="000E3D85">
            <w:pPr>
              <w:pStyle w:val="29"/>
              <w:numPr>
                <w:ilvl w:val="0"/>
                <w:numId w:val="28"/>
              </w:numPr>
              <w:tabs>
                <w:tab w:val="left" w:pos="426"/>
              </w:tabs>
              <w:ind w:left="0" w:firstLine="0"/>
              <w:jc w:val="both"/>
              <w:rPr>
                <w:sz w:val="24"/>
                <w:szCs w:val="24"/>
              </w:rPr>
            </w:pPr>
            <w:r w:rsidRPr="005E6667">
              <w:rPr>
                <w:sz w:val="24"/>
                <w:szCs w:val="24"/>
              </w:rPr>
              <w:t>документ, подтверждающий оплату (расписка продавца при приобретении у частных лиц, платежные поручения, выписки с текущего счета, счета фактуры, акт выполненных работ, кассовые чеки при приобретении у ЮЛ/КХ/ИП) с указанием количества и стоимости приобретенного товара;</w:t>
            </w:r>
          </w:p>
          <w:p w14:paraId="40B6AC92" w14:textId="77777777" w:rsidR="007E349E" w:rsidRPr="005E6667" w:rsidRDefault="007E349E" w:rsidP="000E3D85">
            <w:pPr>
              <w:pStyle w:val="29"/>
              <w:numPr>
                <w:ilvl w:val="0"/>
                <w:numId w:val="28"/>
              </w:numPr>
              <w:tabs>
                <w:tab w:val="left" w:pos="426"/>
              </w:tabs>
              <w:ind w:left="0" w:firstLine="0"/>
              <w:jc w:val="both"/>
              <w:rPr>
                <w:sz w:val="24"/>
                <w:szCs w:val="24"/>
              </w:rPr>
            </w:pPr>
            <w:r w:rsidRPr="005E6667">
              <w:rPr>
                <w:sz w:val="24"/>
                <w:szCs w:val="24"/>
              </w:rPr>
              <w:t>акт приема-передачи либо накладная па отпуск.</w:t>
            </w:r>
          </w:p>
        </w:tc>
      </w:tr>
    </w:tbl>
    <w:tbl>
      <w:tblPr>
        <w:tblStyle w:val="2a"/>
        <w:tblW w:w="10348" w:type="dxa"/>
        <w:tblInd w:w="-572" w:type="dxa"/>
        <w:tblLook w:val="04A0" w:firstRow="1" w:lastRow="0" w:firstColumn="1" w:lastColumn="0" w:noHBand="0" w:noVBand="1"/>
      </w:tblPr>
      <w:tblGrid>
        <w:gridCol w:w="5103"/>
        <w:gridCol w:w="5245"/>
      </w:tblGrid>
      <w:tr w:rsidR="007E349E" w:rsidRPr="005E6667" w14:paraId="6C76BBD1" w14:textId="77777777" w:rsidTr="00E96424">
        <w:trPr>
          <w:trHeight w:val="3159"/>
        </w:trPr>
        <w:tc>
          <w:tcPr>
            <w:tcW w:w="510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2EB73A" w14:textId="77777777" w:rsidR="007E349E" w:rsidRPr="005E6667" w:rsidRDefault="007E349E" w:rsidP="00E96424">
            <w:pPr>
              <w:widowControl w:val="0"/>
              <w:spacing w:line="228" w:lineRule="auto"/>
              <w:jc w:val="both"/>
              <w:rPr>
                <w:rFonts w:ascii="Times New Roman" w:hAnsi="Times New Roman"/>
                <w:b/>
                <w:bCs/>
                <w:sz w:val="24"/>
                <w:szCs w:val="24"/>
                <w:lang w:val="kk-KZ"/>
              </w:rPr>
            </w:pPr>
            <w:r w:rsidRPr="005E6667">
              <w:rPr>
                <w:rFonts w:ascii="Times New Roman" w:hAnsi="Times New Roman"/>
                <w:b/>
                <w:bCs/>
                <w:sz w:val="24"/>
                <w:szCs w:val="24"/>
                <w:lang w:val="kk-KZ"/>
              </w:rPr>
              <w:t xml:space="preserve">ЕСКЕРТПЕ: </w:t>
            </w:r>
            <w:r w:rsidRPr="005E6667">
              <w:rPr>
                <w:rFonts w:ascii="Times New Roman" w:hAnsi="Times New Roman"/>
                <w:bCs/>
                <w:sz w:val="24"/>
                <w:szCs w:val="24"/>
                <w:lang w:val="kk-KZ"/>
              </w:rPr>
              <w:t>ЕГЕР ҚАРЫЗ АЛУШЫ ЗАҢДЫ ТҰЛҒА БОЛЫП ТАБЫЛҒАН ЖАҒДАЙДА. СОДАН КЕЙІН АЛЫНҒАН НЕСИЕДЕН АҚША ҚАРАЖАТТАРЫНЫҢ БАРЛЫҚ ҚОЗҒАЛЫСЫ. СОНДАЙ-АҚ САТЫП АЛЫНАТЫН ТАУАРЛАРДЫҢ, КӨРСЕТІЛЕТІН ҚЫЗМЕТТЕРДІҢ ТҮСІМДЕРІ. ЖАБДЫҚТАР МЕН БАСҚА ДА ТМҚ МІНДЕТТІ ТҮРДЕ БУХГАЛТЕРЛІК ЕСЕП ТУРАЛЫ ЗАҢНАМА ТАЛАПТАРЫНА СӘЙКЕС БУХГАЛТЕРЛІК ЕСЕПТЕ КӨРСЕТІЛУІ ТИІС.</w:t>
            </w:r>
          </w:p>
        </w:tc>
        <w:tc>
          <w:tcPr>
            <w:tcW w:w="52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37D86E" w14:textId="77777777" w:rsidR="007E349E" w:rsidRPr="005E6667" w:rsidRDefault="007E349E" w:rsidP="00E96424">
            <w:pPr>
              <w:widowControl w:val="0"/>
              <w:spacing w:after="280"/>
              <w:jc w:val="both"/>
              <w:rPr>
                <w:rFonts w:ascii="Times New Roman" w:hAnsi="Times New Roman"/>
                <w:i/>
                <w:sz w:val="24"/>
                <w:szCs w:val="24"/>
                <w:lang w:val="kk-KZ"/>
              </w:rPr>
            </w:pPr>
            <w:r w:rsidRPr="005E6667">
              <w:rPr>
                <w:rFonts w:ascii="Times New Roman" w:hAnsi="Times New Roman"/>
                <w:b/>
                <w:bCs/>
                <w:sz w:val="24"/>
                <w:szCs w:val="24"/>
              </w:rPr>
              <w:t xml:space="preserve">ПРИМЕЧАНИЕ: </w:t>
            </w:r>
            <w:r w:rsidRPr="005E6667">
              <w:rPr>
                <w:rFonts w:ascii="Times New Roman" w:hAnsi="Times New Roman"/>
                <w:sz w:val="24"/>
                <w:szCs w:val="24"/>
              </w:rPr>
              <w:t xml:space="preserve">В СЛУЧАЕ ЕСЛИ ЗАЕМЩИКОМ ЯВЛЯЕТСЯ ЮРИДИЧЕСКОЕ ЛИЦО. ТО ВСЁ ДВИЖЕНИЕ ДЕНЕЖНЫХ СРЕДСТВ ОТ ПОЛУЧЕННОГО КРЕДИТА. А ТАКЖЕ ПОСТУПЛЕНИЯ ПРИОБРЕТАЕМЫХ ТОВАРОВ, УСЛУГ. ОБОРУДОВАНИЯ И ДРУГИХ ТМЗ В ОБЯЗАТЕЛЬНОМ ПОРЯДКЕ ДОЛЖНО БЫТЬ ОТРАЖЕНО В БУХГАЛТЕРСКОМ УЧЕТЕ СОГЛАСНО ТРЕБОВАНИЯМ ЗАКОНОДАТЕЛЬСТВА О БУХГАЛТЕРСКОМ УЧЕТЕ. </w:t>
            </w:r>
          </w:p>
        </w:tc>
      </w:tr>
    </w:tbl>
    <w:p w14:paraId="7EA6E46F" w14:textId="6396721B" w:rsidR="008A199B" w:rsidRPr="005E6667" w:rsidRDefault="008A199B" w:rsidP="00E117FD">
      <w:pPr>
        <w:tabs>
          <w:tab w:val="left" w:pos="426"/>
        </w:tabs>
        <w:spacing w:after="0" w:line="240" w:lineRule="auto"/>
        <w:jc w:val="both"/>
        <w:rPr>
          <w:rFonts w:ascii="Times New Roman" w:eastAsia="Times New Roman" w:hAnsi="Times New Roman" w:cs="Times New Roman"/>
          <w:i/>
          <w:sz w:val="24"/>
          <w:szCs w:val="24"/>
        </w:rPr>
      </w:pPr>
    </w:p>
    <w:sectPr w:rsidR="008A199B" w:rsidRPr="005E6667" w:rsidSect="00463CBB">
      <w:headerReference w:type="even" r:id="rId8"/>
      <w:headerReference w:type="default" r:id="rId9"/>
      <w:footerReference w:type="even" r:id="rId10"/>
      <w:footerReference w:type="default" r:id="rId11"/>
      <w:headerReference w:type="first" r:id="rId12"/>
      <w:footerReference w:type="first" r:id="rId13"/>
      <w:type w:val="continuous"/>
      <w:pgSz w:w="11906" w:h="16838"/>
      <w:pgMar w:top="956" w:right="850" w:bottom="1134" w:left="1701" w:header="567" w:footer="25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DB1017" w14:textId="77777777" w:rsidR="003A1ACA" w:rsidRDefault="003A1ACA" w:rsidP="00F10A03">
      <w:pPr>
        <w:spacing w:after="0" w:line="240" w:lineRule="auto"/>
      </w:pPr>
      <w:r>
        <w:separator/>
      </w:r>
    </w:p>
  </w:endnote>
  <w:endnote w:type="continuationSeparator" w:id="0">
    <w:p w14:paraId="76D5B5D4" w14:textId="77777777" w:rsidR="003A1ACA" w:rsidRDefault="003A1ACA" w:rsidP="00F10A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9F762" w14:textId="77777777" w:rsidR="00F92347" w:rsidRDefault="00F92347">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2297334"/>
      <w:docPartObj>
        <w:docPartGallery w:val="Page Numbers (Bottom of Page)"/>
        <w:docPartUnique/>
      </w:docPartObj>
    </w:sdtPr>
    <w:sdtEndPr/>
    <w:sdtContent>
      <w:p w14:paraId="4A536269" w14:textId="3604C9C4" w:rsidR="00F92347" w:rsidRPr="001B5A48" w:rsidRDefault="00F92347" w:rsidP="00AC1D69">
        <w:pPr>
          <w:pStyle w:val="af"/>
          <w:spacing w:line="360" w:lineRule="auto"/>
          <w:jc w:val="right"/>
          <w:rPr>
            <w:rFonts w:ascii="Times New Roman" w:eastAsia="Times New Roman" w:hAnsi="Times New Roman" w:cs="Times New Roman"/>
            <w:sz w:val="23"/>
            <w:szCs w:val="23"/>
          </w:rPr>
        </w:pPr>
        <w:r w:rsidRPr="001B5A48">
          <w:rPr>
            <w:rFonts w:ascii="Times New Roman" w:hAnsi="Times New Roman" w:cs="Times New Roman"/>
            <w:sz w:val="23"/>
            <w:szCs w:val="23"/>
            <w:lang w:val="kk-KZ"/>
          </w:rPr>
          <w:t>Несие әкімгері/</w:t>
        </w:r>
        <w:r w:rsidRPr="001B5A48">
          <w:rPr>
            <w:rFonts w:ascii="Times New Roman" w:hAnsi="Times New Roman" w:cs="Times New Roman"/>
            <w:sz w:val="23"/>
            <w:szCs w:val="23"/>
          </w:rPr>
          <w:t xml:space="preserve"> </w:t>
        </w:r>
        <w:r w:rsidRPr="001B5A48">
          <w:rPr>
            <w:rFonts w:ascii="Times New Roman" w:hAnsi="Times New Roman" w:cs="Times New Roman"/>
            <w:sz w:val="23"/>
            <w:szCs w:val="23"/>
            <w:lang w:val="kk-KZ"/>
          </w:rPr>
          <w:t>к</w:t>
        </w:r>
        <w:proofErr w:type="spellStart"/>
        <w:r w:rsidRPr="001B5A48">
          <w:rPr>
            <w:rFonts w:ascii="Times New Roman" w:hAnsi="Times New Roman" w:cs="Times New Roman"/>
            <w:sz w:val="23"/>
            <w:szCs w:val="23"/>
          </w:rPr>
          <w:t>редитный</w:t>
        </w:r>
        <w:proofErr w:type="spellEnd"/>
        <w:r w:rsidRPr="001B5A48">
          <w:rPr>
            <w:rFonts w:ascii="Times New Roman" w:hAnsi="Times New Roman" w:cs="Times New Roman"/>
            <w:sz w:val="23"/>
            <w:szCs w:val="23"/>
          </w:rPr>
          <w:t xml:space="preserve"> администратор</w:t>
        </w:r>
        <w:r w:rsidRPr="001B5A48">
          <w:rPr>
            <w:rFonts w:ascii="Times New Roman" w:hAnsi="Times New Roman" w:cs="Times New Roman"/>
            <w:sz w:val="23"/>
            <w:szCs w:val="23"/>
            <w:lang w:val="kk-KZ"/>
          </w:rPr>
          <w:t>:</w:t>
        </w:r>
        <w:r w:rsidRPr="001B5A48">
          <w:rPr>
            <w:rFonts w:ascii="Times New Roman" w:hAnsi="Times New Roman" w:cs="Times New Roman"/>
            <w:sz w:val="23"/>
            <w:szCs w:val="23"/>
          </w:rPr>
          <w:t xml:space="preserve"> </w:t>
        </w:r>
        <w:r w:rsidRPr="001B5A48">
          <w:rPr>
            <w:rFonts w:ascii="Times New Roman" w:eastAsia="Times New Roman" w:hAnsi="Times New Roman" w:cs="Times New Roman"/>
            <w:sz w:val="23"/>
            <w:szCs w:val="23"/>
          </w:rPr>
          <w:t>__________________</w:t>
        </w:r>
      </w:p>
      <w:p w14:paraId="7BF34556" w14:textId="77777777" w:rsidR="00F92347" w:rsidRPr="001B5A48" w:rsidRDefault="00F92347" w:rsidP="00AC1D69">
        <w:pPr>
          <w:pStyle w:val="af"/>
          <w:spacing w:line="360" w:lineRule="auto"/>
          <w:jc w:val="right"/>
          <w:rPr>
            <w:rFonts w:ascii="Times New Roman" w:hAnsi="Times New Roman" w:cs="Times New Roman"/>
            <w:sz w:val="23"/>
            <w:szCs w:val="23"/>
            <w:lang w:val="kk-KZ"/>
          </w:rPr>
        </w:pPr>
        <w:r w:rsidRPr="001B5A48">
          <w:rPr>
            <w:rFonts w:ascii="Times New Roman" w:hAnsi="Times New Roman" w:cs="Times New Roman"/>
            <w:sz w:val="23"/>
            <w:szCs w:val="23"/>
            <w:lang w:val="kk-KZ"/>
          </w:rPr>
          <w:t>Қарыз алушы</w:t>
        </w:r>
        <w:r w:rsidRPr="001B5A48">
          <w:rPr>
            <w:rFonts w:ascii="Times New Roman" w:hAnsi="Times New Roman" w:cs="Times New Roman"/>
            <w:sz w:val="23"/>
            <w:szCs w:val="23"/>
          </w:rPr>
          <w:t xml:space="preserve">/ </w:t>
        </w:r>
        <w:r w:rsidRPr="001B5A48">
          <w:rPr>
            <w:rFonts w:ascii="Times New Roman" w:hAnsi="Times New Roman" w:cs="Times New Roman"/>
            <w:sz w:val="23"/>
            <w:szCs w:val="23"/>
            <w:lang w:val="kk-KZ"/>
          </w:rPr>
          <w:t>з</w:t>
        </w:r>
        <w:proofErr w:type="spellStart"/>
        <w:r w:rsidRPr="001B5A48">
          <w:rPr>
            <w:rFonts w:ascii="Times New Roman" w:hAnsi="Times New Roman" w:cs="Times New Roman"/>
            <w:sz w:val="23"/>
            <w:szCs w:val="23"/>
          </w:rPr>
          <w:t>аемщик</w:t>
        </w:r>
        <w:proofErr w:type="spellEnd"/>
        <w:r w:rsidRPr="001B5A48">
          <w:rPr>
            <w:rFonts w:ascii="Times New Roman" w:hAnsi="Times New Roman" w:cs="Times New Roman"/>
            <w:sz w:val="23"/>
            <w:szCs w:val="23"/>
            <w:lang w:val="kk-KZ"/>
          </w:rPr>
          <w:t xml:space="preserve">: </w:t>
        </w:r>
        <w:r w:rsidRPr="001B5A48">
          <w:rPr>
            <w:rFonts w:ascii="Times New Roman" w:eastAsia="Times New Roman" w:hAnsi="Times New Roman" w:cs="Times New Roman"/>
            <w:sz w:val="23"/>
            <w:szCs w:val="23"/>
          </w:rPr>
          <w:t>_________________</w:t>
        </w:r>
      </w:p>
      <w:p w14:paraId="3EB7E35C" w14:textId="6D92C777" w:rsidR="00F92347" w:rsidRDefault="00F92347">
        <w:pPr>
          <w:pStyle w:val="af"/>
          <w:jc w:val="right"/>
        </w:pPr>
        <w:r>
          <w:fldChar w:fldCharType="begin"/>
        </w:r>
        <w:r>
          <w:instrText>PAGE   \* MERGEFORMAT</w:instrText>
        </w:r>
        <w:r>
          <w:fldChar w:fldCharType="separate"/>
        </w:r>
        <w:r w:rsidR="00144045">
          <w:rPr>
            <w:noProof/>
          </w:rPr>
          <w:t>26</w:t>
        </w:r>
        <w:r>
          <w:fldChar w:fldCharType="end"/>
        </w:r>
      </w:p>
    </w:sdtContent>
  </w:sdt>
  <w:p w14:paraId="2F9A28A6" w14:textId="77777777" w:rsidR="00F92347" w:rsidRDefault="00F92347" w:rsidP="000868AE">
    <w:pPr>
      <w:pStyle w:val="af"/>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B6ED3" w14:textId="77777777" w:rsidR="00F92347" w:rsidRDefault="00F92347">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1F8D9A" w14:textId="77777777" w:rsidR="003A1ACA" w:rsidRDefault="003A1ACA" w:rsidP="00F10A03">
      <w:pPr>
        <w:spacing w:after="0" w:line="240" w:lineRule="auto"/>
      </w:pPr>
      <w:r>
        <w:separator/>
      </w:r>
    </w:p>
  </w:footnote>
  <w:footnote w:type="continuationSeparator" w:id="0">
    <w:p w14:paraId="20BD4DC0" w14:textId="77777777" w:rsidR="003A1ACA" w:rsidRDefault="003A1ACA" w:rsidP="00F10A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C37A0E" w14:textId="77777777" w:rsidR="00F92347" w:rsidRDefault="00F92347">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522A8" w14:textId="77777777" w:rsidR="00F92347" w:rsidRDefault="00F92347">
    <w:pPr>
      <w:pStyle w:val="a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11024" w14:textId="77777777" w:rsidR="00F92347" w:rsidRDefault="00F92347">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75034B6"/>
    <w:multiLevelType w:val="hybridMultilevel"/>
    <w:tmpl w:val="D6C6EF62"/>
    <w:lvl w:ilvl="0" w:tplc="FFFFFFFF">
      <w:start w:val="1"/>
      <w:numFmt w:val="bullet"/>
      <w:lvlText w:val=""/>
      <w:lvlJc w:val="left"/>
      <w:pPr>
        <w:ind w:left="1003" w:hanging="360"/>
      </w:pPr>
      <w:rPr>
        <w:rFonts w:ascii="Symbol" w:hAnsi="Symbol" w:hint="default"/>
      </w:rPr>
    </w:lvl>
    <w:lvl w:ilvl="1" w:tplc="04190003" w:tentative="1">
      <w:start w:val="1"/>
      <w:numFmt w:val="bullet"/>
      <w:lvlText w:val="o"/>
      <w:lvlJc w:val="left"/>
      <w:pPr>
        <w:ind w:left="1723" w:hanging="360"/>
      </w:pPr>
      <w:rPr>
        <w:rFonts w:ascii="Courier New" w:hAnsi="Courier New" w:cs="Courier New" w:hint="default"/>
      </w:rPr>
    </w:lvl>
    <w:lvl w:ilvl="2" w:tplc="04190005" w:tentative="1">
      <w:start w:val="1"/>
      <w:numFmt w:val="bullet"/>
      <w:lvlText w:val=""/>
      <w:lvlJc w:val="left"/>
      <w:pPr>
        <w:ind w:left="2443" w:hanging="360"/>
      </w:pPr>
      <w:rPr>
        <w:rFonts w:ascii="Wingdings" w:hAnsi="Wingdings" w:hint="default"/>
      </w:rPr>
    </w:lvl>
    <w:lvl w:ilvl="3" w:tplc="04190001" w:tentative="1">
      <w:start w:val="1"/>
      <w:numFmt w:val="bullet"/>
      <w:lvlText w:val=""/>
      <w:lvlJc w:val="left"/>
      <w:pPr>
        <w:ind w:left="3163" w:hanging="360"/>
      </w:pPr>
      <w:rPr>
        <w:rFonts w:ascii="Symbol" w:hAnsi="Symbol" w:hint="default"/>
      </w:rPr>
    </w:lvl>
    <w:lvl w:ilvl="4" w:tplc="04190003" w:tentative="1">
      <w:start w:val="1"/>
      <w:numFmt w:val="bullet"/>
      <w:lvlText w:val="o"/>
      <w:lvlJc w:val="left"/>
      <w:pPr>
        <w:ind w:left="3883" w:hanging="360"/>
      </w:pPr>
      <w:rPr>
        <w:rFonts w:ascii="Courier New" w:hAnsi="Courier New" w:cs="Courier New" w:hint="default"/>
      </w:rPr>
    </w:lvl>
    <w:lvl w:ilvl="5" w:tplc="04190005" w:tentative="1">
      <w:start w:val="1"/>
      <w:numFmt w:val="bullet"/>
      <w:lvlText w:val=""/>
      <w:lvlJc w:val="left"/>
      <w:pPr>
        <w:ind w:left="4603" w:hanging="360"/>
      </w:pPr>
      <w:rPr>
        <w:rFonts w:ascii="Wingdings" w:hAnsi="Wingdings" w:hint="default"/>
      </w:rPr>
    </w:lvl>
    <w:lvl w:ilvl="6" w:tplc="04190001" w:tentative="1">
      <w:start w:val="1"/>
      <w:numFmt w:val="bullet"/>
      <w:lvlText w:val=""/>
      <w:lvlJc w:val="left"/>
      <w:pPr>
        <w:ind w:left="5323" w:hanging="360"/>
      </w:pPr>
      <w:rPr>
        <w:rFonts w:ascii="Symbol" w:hAnsi="Symbol" w:hint="default"/>
      </w:rPr>
    </w:lvl>
    <w:lvl w:ilvl="7" w:tplc="04190003" w:tentative="1">
      <w:start w:val="1"/>
      <w:numFmt w:val="bullet"/>
      <w:lvlText w:val="o"/>
      <w:lvlJc w:val="left"/>
      <w:pPr>
        <w:ind w:left="6043" w:hanging="360"/>
      </w:pPr>
      <w:rPr>
        <w:rFonts w:ascii="Courier New" w:hAnsi="Courier New" w:cs="Courier New" w:hint="default"/>
      </w:rPr>
    </w:lvl>
    <w:lvl w:ilvl="8" w:tplc="04190005" w:tentative="1">
      <w:start w:val="1"/>
      <w:numFmt w:val="bullet"/>
      <w:lvlText w:val=""/>
      <w:lvlJc w:val="left"/>
      <w:pPr>
        <w:ind w:left="6763" w:hanging="360"/>
      </w:pPr>
      <w:rPr>
        <w:rFonts w:ascii="Wingdings" w:hAnsi="Wingdings" w:hint="default"/>
      </w:rPr>
    </w:lvl>
  </w:abstractNum>
  <w:abstractNum w:abstractNumId="2" w15:restartNumberingAfterBreak="0">
    <w:nsid w:val="0A522E81"/>
    <w:multiLevelType w:val="hybridMultilevel"/>
    <w:tmpl w:val="AC84B7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AFC1E6A"/>
    <w:multiLevelType w:val="hybridMultilevel"/>
    <w:tmpl w:val="FEEEB4B6"/>
    <w:lvl w:ilvl="0" w:tplc="04190001">
      <w:start w:val="1"/>
      <w:numFmt w:val="bullet"/>
      <w:lvlText w:val=""/>
      <w:lvlJc w:val="left"/>
      <w:pPr>
        <w:ind w:left="1183" w:hanging="360"/>
      </w:pPr>
      <w:rPr>
        <w:rFonts w:ascii="Symbol" w:hAnsi="Symbol" w:hint="default"/>
      </w:rPr>
    </w:lvl>
    <w:lvl w:ilvl="1" w:tplc="50A41146">
      <w:numFmt w:val="bullet"/>
      <w:lvlText w:val="•"/>
      <w:lvlJc w:val="left"/>
      <w:pPr>
        <w:ind w:left="2248" w:hanging="705"/>
      </w:pPr>
      <w:rPr>
        <w:rFonts w:ascii="Times New Roman" w:eastAsia="Times New Roman" w:hAnsi="Times New Roman" w:cs="Times New Roman" w:hint="default"/>
      </w:rPr>
    </w:lvl>
    <w:lvl w:ilvl="2" w:tplc="04190005" w:tentative="1">
      <w:start w:val="1"/>
      <w:numFmt w:val="bullet"/>
      <w:lvlText w:val=""/>
      <w:lvlJc w:val="left"/>
      <w:pPr>
        <w:ind w:left="2623" w:hanging="360"/>
      </w:pPr>
      <w:rPr>
        <w:rFonts w:ascii="Wingdings" w:hAnsi="Wingdings" w:hint="default"/>
      </w:rPr>
    </w:lvl>
    <w:lvl w:ilvl="3" w:tplc="04190001" w:tentative="1">
      <w:start w:val="1"/>
      <w:numFmt w:val="bullet"/>
      <w:lvlText w:val=""/>
      <w:lvlJc w:val="left"/>
      <w:pPr>
        <w:ind w:left="3343" w:hanging="360"/>
      </w:pPr>
      <w:rPr>
        <w:rFonts w:ascii="Symbol" w:hAnsi="Symbol" w:hint="default"/>
      </w:rPr>
    </w:lvl>
    <w:lvl w:ilvl="4" w:tplc="04190003" w:tentative="1">
      <w:start w:val="1"/>
      <w:numFmt w:val="bullet"/>
      <w:lvlText w:val="o"/>
      <w:lvlJc w:val="left"/>
      <w:pPr>
        <w:ind w:left="4063" w:hanging="360"/>
      </w:pPr>
      <w:rPr>
        <w:rFonts w:ascii="Courier New" w:hAnsi="Courier New" w:cs="Courier New" w:hint="default"/>
      </w:rPr>
    </w:lvl>
    <w:lvl w:ilvl="5" w:tplc="04190005" w:tentative="1">
      <w:start w:val="1"/>
      <w:numFmt w:val="bullet"/>
      <w:lvlText w:val=""/>
      <w:lvlJc w:val="left"/>
      <w:pPr>
        <w:ind w:left="4783" w:hanging="360"/>
      </w:pPr>
      <w:rPr>
        <w:rFonts w:ascii="Wingdings" w:hAnsi="Wingdings" w:hint="default"/>
      </w:rPr>
    </w:lvl>
    <w:lvl w:ilvl="6" w:tplc="04190001" w:tentative="1">
      <w:start w:val="1"/>
      <w:numFmt w:val="bullet"/>
      <w:lvlText w:val=""/>
      <w:lvlJc w:val="left"/>
      <w:pPr>
        <w:ind w:left="5503" w:hanging="360"/>
      </w:pPr>
      <w:rPr>
        <w:rFonts w:ascii="Symbol" w:hAnsi="Symbol" w:hint="default"/>
      </w:rPr>
    </w:lvl>
    <w:lvl w:ilvl="7" w:tplc="04190003" w:tentative="1">
      <w:start w:val="1"/>
      <w:numFmt w:val="bullet"/>
      <w:lvlText w:val="o"/>
      <w:lvlJc w:val="left"/>
      <w:pPr>
        <w:ind w:left="6223" w:hanging="360"/>
      </w:pPr>
      <w:rPr>
        <w:rFonts w:ascii="Courier New" w:hAnsi="Courier New" w:cs="Courier New" w:hint="default"/>
      </w:rPr>
    </w:lvl>
    <w:lvl w:ilvl="8" w:tplc="04190005" w:tentative="1">
      <w:start w:val="1"/>
      <w:numFmt w:val="bullet"/>
      <w:lvlText w:val=""/>
      <w:lvlJc w:val="left"/>
      <w:pPr>
        <w:ind w:left="6943" w:hanging="360"/>
      </w:pPr>
      <w:rPr>
        <w:rFonts w:ascii="Wingdings" w:hAnsi="Wingdings" w:hint="default"/>
      </w:rPr>
    </w:lvl>
  </w:abstractNum>
  <w:abstractNum w:abstractNumId="4" w15:restartNumberingAfterBreak="0">
    <w:nsid w:val="0CBB25AD"/>
    <w:multiLevelType w:val="hybridMultilevel"/>
    <w:tmpl w:val="2D187B1C"/>
    <w:lvl w:ilvl="0" w:tplc="FFFFFFFF">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D0F1B06"/>
    <w:multiLevelType w:val="multilevel"/>
    <w:tmpl w:val="A546DF32"/>
    <w:lvl w:ilvl="0">
      <w:start w:val="1"/>
      <w:numFmt w:val="decimal"/>
      <w:lvlText w:val="%1"/>
      <w:lvlJc w:val="left"/>
      <w:pPr>
        <w:ind w:left="360" w:hanging="360"/>
      </w:pPr>
      <w:rPr>
        <w:rFonts w:hint="default"/>
      </w:rPr>
    </w:lvl>
    <w:lvl w:ilvl="1">
      <w:start w:val="2"/>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6" w15:restartNumberingAfterBreak="0">
    <w:nsid w:val="0ED240E8"/>
    <w:multiLevelType w:val="hybridMultilevel"/>
    <w:tmpl w:val="DE4232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95E528B"/>
    <w:multiLevelType w:val="hybridMultilevel"/>
    <w:tmpl w:val="D0389954"/>
    <w:lvl w:ilvl="0" w:tplc="20000001">
      <w:start w:val="1"/>
      <w:numFmt w:val="bullet"/>
      <w:lvlText w:val=""/>
      <w:lvlJc w:val="left"/>
      <w:pPr>
        <w:ind w:left="851" w:hanging="360"/>
      </w:pPr>
      <w:rPr>
        <w:rFonts w:ascii="Symbol" w:hAnsi="Symbol" w:hint="default"/>
      </w:rPr>
    </w:lvl>
    <w:lvl w:ilvl="1" w:tplc="20000003" w:tentative="1">
      <w:start w:val="1"/>
      <w:numFmt w:val="bullet"/>
      <w:lvlText w:val="o"/>
      <w:lvlJc w:val="left"/>
      <w:pPr>
        <w:ind w:left="1571" w:hanging="360"/>
      </w:pPr>
      <w:rPr>
        <w:rFonts w:ascii="Courier New" w:hAnsi="Courier New" w:cs="Courier New" w:hint="default"/>
      </w:rPr>
    </w:lvl>
    <w:lvl w:ilvl="2" w:tplc="20000005" w:tentative="1">
      <w:start w:val="1"/>
      <w:numFmt w:val="bullet"/>
      <w:lvlText w:val=""/>
      <w:lvlJc w:val="left"/>
      <w:pPr>
        <w:ind w:left="2291" w:hanging="360"/>
      </w:pPr>
      <w:rPr>
        <w:rFonts w:ascii="Wingdings" w:hAnsi="Wingdings" w:hint="default"/>
      </w:rPr>
    </w:lvl>
    <w:lvl w:ilvl="3" w:tplc="20000001" w:tentative="1">
      <w:start w:val="1"/>
      <w:numFmt w:val="bullet"/>
      <w:lvlText w:val=""/>
      <w:lvlJc w:val="left"/>
      <w:pPr>
        <w:ind w:left="3011" w:hanging="360"/>
      </w:pPr>
      <w:rPr>
        <w:rFonts w:ascii="Symbol" w:hAnsi="Symbol" w:hint="default"/>
      </w:rPr>
    </w:lvl>
    <w:lvl w:ilvl="4" w:tplc="20000003" w:tentative="1">
      <w:start w:val="1"/>
      <w:numFmt w:val="bullet"/>
      <w:lvlText w:val="o"/>
      <w:lvlJc w:val="left"/>
      <w:pPr>
        <w:ind w:left="3731" w:hanging="360"/>
      </w:pPr>
      <w:rPr>
        <w:rFonts w:ascii="Courier New" w:hAnsi="Courier New" w:cs="Courier New" w:hint="default"/>
      </w:rPr>
    </w:lvl>
    <w:lvl w:ilvl="5" w:tplc="20000005" w:tentative="1">
      <w:start w:val="1"/>
      <w:numFmt w:val="bullet"/>
      <w:lvlText w:val=""/>
      <w:lvlJc w:val="left"/>
      <w:pPr>
        <w:ind w:left="4451" w:hanging="360"/>
      </w:pPr>
      <w:rPr>
        <w:rFonts w:ascii="Wingdings" w:hAnsi="Wingdings" w:hint="default"/>
      </w:rPr>
    </w:lvl>
    <w:lvl w:ilvl="6" w:tplc="20000001" w:tentative="1">
      <w:start w:val="1"/>
      <w:numFmt w:val="bullet"/>
      <w:lvlText w:val=""/>
      <w:lvlJc w:val="left"/>
      <w:pPr>
        <w:ind w:left="5171" w:hanging="360"/>
      </w:pPr>
      <w:rPr>
        <w:rFonts w:ascii="Symbol" w:hAnsi="Symbol" w:hint="default"/>
      </w:rPr>
    </w:lvl>
    <w:lvl w:ilvl="7" w:tplc="20000003" w:tentative="1">
      <w:start w:val="1"/>
      <w:numFmt w:val="bullet"/>
      <w:lvlText w:val="o"/>
      <w:lvlJc w:val="left"/>
      <w:pPr>
        <w:ind w:left="5891" w:hanging="360"/>
      </w:pPr>
      <w:rPr>
        <w:rFonts w:ascii="Courier New" w:hAnsi="Courier New" w:cs="Courier New" w:hint="default"/>
      </w:rPr>
    </w:lvl>
    <w:lvl w:ilvl="8" w:tplc="20000005" w:tentative="1">
      <w:start w:val="1"/>
      <w:numFmt w:val="bullet"/>
      <w:lvlText w:val=""/>
      <w:lvlJc w:val="left"/>
      <w:pPr>
        <w:ind w:left="6611" w:hanging="360"/>
      </w:pPr>
      <w:rPr>
        <w:rFonts w:ascii="Wingdings" w:hAnsi="Wingdings" w:hint="default"/>
      </w:rPr>
    </w:lvl>
  </w:abstractNum>
  <w:abstractNum w:abstractNumId="8" w15:restartNumberingAfterBreak="0">
    <w:nsid w:val="1B386638"/>
    <w:multiLevelType w:val="multilevel"/>
    <w:tmpl w:val="2ACADE8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bCs/>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20F5A40"/>
    <w:multiLevelType w:val="hybridMultilevel"/>
    <w:tmpl w:val="3014C3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66471D5"/>
    <w:multiLevelType w:val="multilevel"/>
    <w:tmpl w:val="794E479C"/>
    <w:lvl w:ilvl="0">
      <w:start w:val="1"/>
      <w:numFmt w:val="bullet"/>
      <w:lvlText w:val=""/>
      <w:lvlJc w:val="left"/>
      <w:pPr>
        <w:ind w:left="785" w:hanging="360"/>
      </w:pPr>
      <w:rPr>
        <w:rFonts w:ascii="Symbol" w:hAnsi="Symbol" w:hint="default"/>
      </w:rPr>
    </w:lvl>
    <w:lvl w:ilvl="1">
      <w:start w:val="1"/>
      <w:numFmt w:val="decimal"/>
      <w:lvlText w:val="%1.%2."/>
      <w:lvlJc w:val="left"/>
      <w:pPr>
        <w:ind w:left="785" w:hanging="360"/>
      </w:pPr>
      <w:rPr>
        <w:rFonts w:hint="default"/>
      </w:rPr>
    </w:lvl>
    <w:lvl w:ilvl="2">
      <w:start w:val="1"/>
      <w:numFmt w:val="bullet"/>
      <w:lvlText w:val=""/>
      <w:lvlJc w:val="left"/>
      <w:pPr>
        <w:ind w:left="1145" w:hanging="720"/>
      </w:pPr>
      <w:rPr>
        <w:rFonts w:ascii="Symbol" w:hAnsi="Symbol" w:hint="default"/>
      </w:rPr>
    </w:lvl>
    <w:lvl w:ilvl="3">
      <w:start w:val="1"/>
      <w:numFmt w:val="decimal"/>
      <w:lvlText w:val="%1.%2.%3.%4."/>
      <w:lvlJc w:val="left"/>
      <w:pPr>
        <w:ind w:left="1145" w:hanging="720"/>
      </w:pPr>
      <w:rPr>
        <w:rFonts w:hint="default"/>
      </w:rPr>
    </w:lvl>
    <w:lvl w:ilvl="4">
      <w:start w:val="1"/>
      <w:numFmt w:val="decimal"/>
      <w:lvlText w:val="%1.%2.%3.%4.%5."/>
      <w:lvlJc w:val="left"/>
      <w:pPr>
        <w:ind w:left="1505" w:hanging="1080"/>
      </w:pPr>
      <w:rPr>
        <w:rFonts w:hint="default"/>
      </w:rPr>
    </w:lvl>
    <w:lvl w:ilvl="5">
      <w:start w:val="1"/>
      <w:numFmt w:val="decimal"/>
      <w:lvlText w:val="%1.%2.%3.%4.%5.%6."/>
      <w:lvlJc w:val="left"/>
      <w:pPr>
        <w:ind w:left="1505" w:hanging="1080"/>
      </w:pPr>
      <w:rPr>
        <w:rFonts w:hint="default"/>
      </w:rPr>
    </w:lvl>
    <w:lvl w:ilvl="6">
      <w:start w:val="1"/>
      <w:numFmt w:val="decimal"/>
      <w:lvlText w:val="%1.%2.%3.%4.%5.%6.%7."/>
      <w:lvlJc w:val="left"/>
      <w:pPr>
        <w:ind w:left="1865" w:hanging="1440"/>
      </w:pPr>
      <w:rPr>
        <w:rFonts w:hint="default"/>
      </w:rPr>
    </w:lvl>
    <w:lvl w:ilvl="7">
      <w:start w:val="1"/>
      <w:numFmt w:val="decimal"/>
      <w:lvlText w:val="%1.%2.%3.%4.%5.%6.%7.%8."/>
      <w:lvlJc w:val="left"/>
      <w:pPr>
        <w:ind w:left="1865" w:hanging="1440"/>
      </w:pPr>
      <w:rPr>
        <w:rFonts w:hint="default"/>
      </w:rPr>
    </w:lvl>
    <w:lvl w:ilvl="8">
      <w:start w:val="1"/>
      <w:numFmt w:val="decimal"/>
      <w:lvlText w:val="%1.%2.%3.%4.%5.%6.%7.%8.%9."/>
      <w:lvlJc w:val="left"/>
      <w:pPr>
        <w:ind w:left="2225" w:hanging="1800"/>
      </w:pPr>
      <w:rPr>
        <w:rFonts w:hint="default"/>
      </w:rPr>
    </w:lvl>
  </w:abstractNum>
  <w:abstractNum w:abstractNumId="11" w15:restartNumberingAfterBreak="0">
    <w:nsid w:val="2836676A"/>
    <w:multiLevelType w:val="hybridMultilevel"/>
    <w:tmpl w:val="613E223C"/>
    <w:lvl w:ilvl="0" w:tplc="04190001">
      <w:start w:val="1"/>
      <w:numFmt w:val="bullet"/>
      <w:lvlText w:val=""/>
      <w:lvlJc w:val="left"/>
      <w:pPr>
        <w:ind w:left="753" w:hanging="360"/>
      </w:pPr>
      <w:rPr>
        <w:rFonts w:ascii="Symbol" w:hAnsi="Symbol" w:hint="default"/>
      </w:rPr>
    </w:lvl>
    <w:lvl w:ilvl="1" w:tplc="04190003" w:tentative="1">
      <w:start w:val="1"/>
      <w:numFmt w:val="bullet"/>
      <w:lvlText w:val="o"/>
      <w:lvlJc w:val="left"/>
      <w:pPr>
        <w:ind w:left="1473" w:hanging="360"/>
      </w:pPr>
      <w:rPr>
        <w:rFonts w:ascii="Courier New" w:hAnsi="Courier New" w:cs="Courier New" w:hint="default"/>
      </w:rPr>
    </w:lvl>
    <w:lvl w:ilvl="2" w:tplc="04190005" w:tentative="1">
      <w:start w:val="1"/>
      <w:numFmt w:val="bullet"/>
      <w:lvlText w:val=""/>
      <w:lvlJc w:val="left"/>
      <w:pPr>
        <w:ind w:left="2193" w:hanging="360"/>
      </w:pPr>
      <w:rPr>
        <w:rFonts w:ascii="Wingdings" w:hAnsi="Wingdings" w:hint="default"/>
      </w:rPr>
    </w:lvl>
    <w:lvl w:ilvl="3" w:tplc="04190001" w:tentative="1">
      <w:start w:val="1"/>
      <w:numFmt w:val="bullet"/>
      <w:lvlText w:val=""/>
      <w:lvlJc w:val="left"/>
      <w:pPr>
        <w:ind w:left="2913" w:hanging="360"/>
      </w:pPr>
      <w:rPr>
        <w:rFonts w:ascii="Symbol" w:hAnsi="Symbol" w:hint="default"/>
      </w:rPr>
    </w:lvl>
    <w:lvl w:ilvl="4" w:tplc="04190003" w:tentative="1">
      <w:start w:val="1"/>
      <w:numFmt w:val="bullet"/>
      <w:lvlText w:val="o"/>
      <w:lvlJc w:val="left"/>
      <w:pPr>
        <w:ind w:left="3633" w:hanging="360"/>
      </w:pPr>
      <w:rPr>
        <w:rFonts w:ascii="Courier New" w:hAnsi="Courier New" w:cs="Courier New" w:hint="default"/>
      </w:rPr>
    </w:lvl>
    <w:lvl w:ilvl="5" w:tplc="04190005" w:tentative="1">
      <w:start w:val="1"/>
      <w:numFmt w:val="bullet"/>
      <w:lvlText w:val=""/>
      <w:lvlJc w:val="left"/>
      <w:pPr>
        <w:ind w:left="4353" w:hanging="360"/>
      </w:pPr>
      <w:rPr>
        <w:rFonts w:ascii="Wingdings" w:hAnsi="Wingdings" w:hint="default"/>
      </w:rPr>
    </w:lvl>
    <w:lvl w:ilvl="6" w:tplc="04190001" w:tentative="1">
      <w:start w:val="1"/>
      <w:numFmt w:val="bullet"/>
      <w:lvlText w:val=""/>
      <w:lvlJc w:val="left"/>
      <w:pPr>
        <w:ind w:left="5073" w:hanging="360"/>
      </w:pPr>
      <w:rPr>
        <w:rFonts w:ascii="Symbol" w:hAnsi="Symbol" w:hint="default"/>
      </w:rPr>
    </w:lvl>
    <w:lvl w:ilvl="7" w:tplc="04190003" w:tentative="1">
      <w:start w:val="1"/>
      <w:numFmt w:val="bullet"/>
      <w:lvlText w:val="o"/>
      <w:lvlJc w:val="left"/>
      <w:pPr>
        <w:ind w:left="5793" w:hanging="360"/>
      </w:pPr>
      <w:rPr>
        <w:rFonts w:ascii="Courier New" w:hAnsi="Courier New" w:cs="Courier New" w:hint="default"/>
      </w:rPr>
    </w:lvl>
    <w:lvl w:ilvl="8" w:tplc="04190005" w:tentative="1">
      <w:start w:val="1"/>
      <w:numFmt w:val="bullet"/>
      <w:lvlText w:val=""/>
      <w:lvlJc w:val="left"/>
      <w:pPr>
        <w:ind w:left="6513" w:hanging="360"/>
      </w:pPr>
      <w:rPr>
        <w:rFonts w:ascii="Wingdings" w:hAnsi="Wingdings" w:hint="default"/>
      </w:rPr>
    </w:lvl>
  </w:abstractNum>
  <w:abstractNum w:abstractNumId="12" w15:restartNumberingAfterBreak="0">
    <w:nsid w:val="28B72AD7"/>
    <w:multiLevelType w:val="hybridMultilevel"/>
    <w:tmpl w:val="869803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9782BD8"/>
    <w:multiLevelType w:val="multilevel"/>
    <w:tmpl w:val="97809FA0"/>
    <w:lvl w:ilvl="0">
      <w:start w:val="1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D857E07"/>
    <w:multiLevelType w:val="hybridMultilevel"/>
    <w:tmpl w:val="838C1AA0"/>
    <w:lvl w:ilvl="0" w:tplc="5CA6CD9C">
      <w:start w:val="1"/>
      <w:numFmt w:val="decimal"/>
      <w:lvlText w:val="%1."/>
      <w:lvlJc w:val="left"/>
      <w:pPr>
        <w:ind w:left="1560" w:hanging="360"/>
      </w:pPr>
      <w:rPr>
        <w:rFonts w:hint="default"/>
      </w:r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15" w15:restartNumberingAfterBreak="0">
    <w:nsid w:val="307A6225"/>
    <w:multiLevelType w:val="hybridMultilevel"/>
    <w:tmpl w:val="C4081AD8"/>
    <w:lvl w:ilvl="0" w:tplc="04190001">
      <w:start w:val="1"/>
      <w:numFmt w:val="bullet"/>
      <w:lvlText w:val=""/>
      <w:lvlJc w:val="left"/>
      <w:pPr>
        <w:ind w:left="889" w:hanging="360"/>
      </w:pPr>
      <w:rPr>
        <w:rFonts w:ascii="Symbol" w:hAnsi="Symbol" w:hint="default"/>
      </w:rPr>
    </w:lvl>
    <w:lvl w:ilvl="1" w:tplc="04190003" w:tentative="1">
      <w:start w:val="1"/>
      <w:numFmt w:val="bullet"/>
      <w:lvlText w:val="o"/>
      <w:lvlJc w:val="left"/>
      <w:pPr>
        <w:ind w:left="1609" w:hanging="360"/>
      </w:pPr>
      <w:rPr>
        <w:rFonts w:ascii="Courier New" w:hAnsi="Courier New" w:cs="Courier New" w:hint="default"/>
      </w:rPr>
    </w:lvl>
    <w:lvl w:ilvl="2" w:tplc="04190005" w:tentative="1">
      <w:start w:val="1"/>
      <w:numFmt w:val="bullet"/>
      <w:lvlText w:val=""/>
      <w:lvlJc w:val="left"/>
      <w:pPr>
        <w:ind w:left="2329" w:hanging="360"/>
      </w:pPr>
      <w:rPr>
        <w:rFonts w:ascii="Wingdings" w:hAnsi="Wingdings" w:hint="default"/>
      </w:rPr>
    </w:lvl>
    <w:lvl w:ilvl="3" w:tplc="04190001" w:tentative="1">
      <w:start w:val="1"/>
      <w:numFmt w:val="bullet"/>
      <w:lvlText w:val=""/>
      <w:lvlJc w:val="left"/>
      <w:pPr>
        <w:ind w:left="3049" w:hanging="360"/>
      </w:pPr>
      <w:rPr>
        <w:rFonts w:ascii="Symbol" w:hAnsi="Symbol" w:hint="default"/>
      </w:rPr>
    </w:lvl>
    <w:lvl w:ilvl="4" w:tplc="04190003" w:tentative="1">
      <w:start w:val="1"/>
      <w:numFmt w:val="bullet"/>
      <w:lvlText w:val="o"/>
      <w:lvlJc w:val="left"/>
      <w:pPr>
        <w:ind w:left="3769" w:hanging="360"/>
      </w:pPr>
      <w:rPr>
        <w:rFonts w:ascii="Courier New" w:hAnsi="Courier New" w:cs="Courier New" w:hint="default"/>
      </w:rPr>
    </w:lvl>
    <w:lvl w:ilvl="5" w:tplc="04190005" w:tentative="1">
      <w:start w:val="1"/>
      <w:numFmt w:val="bullet"/>
      <w:lvlText w:val=""/>
      <w:lvlJc w:val="left"/>
      <w:pPr>
        <w:ind w:left="4489" w:hanging="360"/>
      </w:pPr>
      <w:rPr>
        <w:rFonts w:ascii="Wingdings" w:hAnsi="Wingdings" w:hint="default"/>
      </w:rPr>
    </w:lvl>
    <w:lvl w:ilvl="6" w:tplc="04190001" w:tentative="1">
      <w:start w:val="1"/>
      <w:numFmt w:val="bullet"/>
      <w:lvlText w:val=""/>
      <w:lvlJc w:val="left"/>
      <w:pPr>
        <w:ind w:left="5209" w:hanging="360"/>
      </w:pPr>
      <w:rPr>
        <w:rFonts w:ascii="Symbol" w:hAnsi="Symbol" w:hint="default"/>
      </w:rPr>
    </w:lvl>
    <w:lvl w:ilvl="7" w:tplc="04190003" w:tentative="1">
      <w:start w:val="1"/>
      <w:numFmt w:val="bullet"/>
      <w:lvlText w:val="o"/>
      <w:lvlJc w:val="left"/>
      <w:pPr>
        <w:ind w:left="5929" w:hanging="360"/>
      </w:pPr>
      <w:rPr>
        <w:rFonts w:ascii="Courier New" w:hAnsi="Courier New" w:cs="Courier New" w:hint="default"/>
      </w:rPr>
    </w:lvl>
    <w:lvl w:ilvl="8" w:tplc="04190005" w:tentative="1">
      <w:start w:val="1"/>
      <w:numFmt w:val="bullet"/>
      <w:lvlText w:val=""/>
      <w:lvlJc w:val="left"/>
      <w:pPr>
        <w:ind w:left="6649" w:hanging="360"/>
      </w:pPr>
      <w:rPr>
        <w:rFonts w:ascii="Wingdings" w:hAnsi="Wingdings" w:hint="default"/>
      </w:rPr>
    </w:lvl>
  </w:abstractNum>
  <w:abstractNum w:abstractNumId="16" w15:restartNumberingAfterBreak="0">
    <w:nsid w:val="3AAF014A"/>
    <w:multiLevelType w:val="hybridMultilevel"/>
    <w:tmpl w:val="432E9882"/>
    <w:lvl w:ilvl="0" w:tplc="04190001">
      <w:start w:val="1"/>
      <w:numFmt w:val="bullet"/>
      <w:lvlText w:val=""/>
      <w:lvlJc w:val="left"/>
      <w:pPr>
        <w:ind w:left="795" w:hanging="360"/>
      </w:pPr>
      <w:rPr>
        <w:rFonts w:ascii="Symbol" w:hAnsi="Symbol" w:hint="default"/>
      </w:rPr>
    </w:lvl>
    <w:lvl w:ilvl="1" w:tplc="04190003" w:tentative="1">
      <w:start w:val="1"/>
      <w:numFmt w:val="bullet"/>
      <w:lvlText w:val="o"/>
      <w:lvlJc w:val="left"/>
      <w:pPr>
        <w:ind w:left="1515" w:hanging="360"/>
      </w:pPr>
      <w:rPr>
        <w:rFonts w:ascii="Courier New" w:hAnsi="Courier New" w:cs="Courier New" w:hint="default"/>
      </w:rPr>
    </w:lvl>
    <w:lvl w:ilvl="2" w:tplc="04190005" w:tentative="1">
      <w:start w:val="1"/>
      <w:numFmt w:val="bullet"/>
      <w:lvlText w:val=""/>
      <w:lvlJc w:val="left"/>
      <w:pPr>
        <w:ind w:left="2235" w:hanging="360"/>
      </w:pPr>
      <w:rPr>
        <w:rFonts w:ascii="Wingdings" w:hAnsi="Wingdings" w:hint="default"/>
      </w:rPr>
    </w:lvl>
    <w:lvl w:ilvl="3" w:tplc="04190001" w:tentative="1">
      <w:start w:val="1"/>
      <w:numFmt w:val="bullet"/>
      <w:lvlText w:val=""/>
      <w:lvlJc w:val="left"/>
      <w:pPr>
        <w:ind w:left="2955" w:hanging="360"/>
      </w:pPr>
      <w:rPr>
        <w:rFonts w:ascii="Symbol" w:hAnsi="Symbol" w:hint="default"/>
      </w:rPr>
    </w:lvl>
    <w:lvl w:ilvl="4" w:tplc="04190003" w:tentative="1">
      <w:start w:val="1"/>
      <w:numFmt w:val="bullet"/>
      <w:lvlText w:val="o"/>
      <w:lvlJc w:val="left"/>
      <w:pPr>
        <w:ind w:left="3675" w:hanging="360"/>
      </w:pPr>
      <w:rPr>
        <w:rFonts w:ascii="Courier New" w:hAnsi="Courier New" w:cs="Courier New" w:hint="default"/>
      </w:rPr>
    </w:lvl>
    <w:lvl w:ilvl="5" w:tplc="04190005" w:tentative="1">
      <w:start w:val="1"/>
      <w:numFmt w:val="bullet"/>
      <w:lvlText w:val=""/>
      <w:lvlJc w:val="left"/>
      <w:pPr>
        <w:ind w:left="4395" w:hanging="360"/>
      </w:pPr>
      <w:rPr>
        <w:rFonts w:ascii="Wingdings" w:hAnsi="Wingdings" w:hint="default"/>
      </w:rPr>
    </w:lvl>
    <w:lvl w:ilvl="6" w:tplc="04190001" w:tentative="1">
      <w:start w:val="1"/>
      <w:numFmt w:val="bullet"/>
      <w:lvlText w:val=""/>
      <w:lvlJc w:val="left"/>
      <w:pPr>
        <w:ind w:left="5115" w:hanging="360"/>
      </w:pPr>
      <w:rPr>
        <w:rFonts w:ascii="Symbol" w:hAnsi="Symbol" w:hint="default"/>
      </w:rPr>
    </w:lvl>
    <w:lvl w:ilvl="7" w:tplc="04190003" w:tentative="1">
      <w:start w:val="1"/>
      <w:numFmt w:val="bullet"/>
      <w:lvlText w:val="o"/>
      <w:lvlJc w:val="left"/>
      <w:pPr>
        <w:ind w:left="5835" w:hanging="360"/>
      </w:pPr>
      <w:rPr>
        <w:rFonts w:ascii="Courier New" w:hAnsi="Courier New" w:cs="Courier New" w:hint="default"/>
      </w:rPr>
    </w:lvl>
    <w:lvl w:ilvl="8" w:tplc="04190005" w:tentative="1">
      <w:start w:val="1"/>
      <w:numFmt w:val="bullet"/>
      <w:lvlText w:val=""/>
      <w:lvlJc w:val="left"/>
      <w:pPr>
        <w:ind w:left="6555" w:hanging="360"/>
      </w:pPr>
      <w:rPr>
        <w:rFonts w:ascii="Wingdings" w:hAnsi="Wingdings" w:hint="default"/>
      </w:rPr>
    </w:lvl>
  </w:abstractNum>
  <w:abstractNum w:abstractNumId="17" w15:restartNumberingAfterBreak="0">
    <w:nsid w:val="3CFD6D8B"/>
    <w:multiLevelType w:val="hybridMultilevel"/>
    <w:tmpl w:val="73BE9916"/>
    <w:lvl w:ilvl="0" w:tplc="50A41146">
      <w:numFmt w:val="bullet"/>
      <w:lvlText w:val="•"/>
      <w:lvlJc w:val="left"/>
      <w:pPr>
        <w:ind w:left="1211" w:hanging="360"/>
      </w:pPr>
      <w:rPr>
        <w:rFonts w:ascii="Times New Roman" w:eastAsia="Times New Roman" w:hAnsi="Times New Roman" w:cs="Times New Roman"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18" w15:restartNumberingAfterBreak="0">
    <w:nsid w:val="41051D99"/>
    <w:multiLevelType w:val="hybridMultilevel"/>
    <w:tmpl w:val="741A8504"/>
    <w:lvl w:ilvl="0" w:tplc="04190001">
      <w:start w:val="1"/>
      <w:numFmt w:val="bullet"/>
      <w:lvlText w:val=""/>
      <w:lvlJc w:val="left"/>
      <w:pPr>
        <w:ind w:left="2000" w:hanging="360"/>
      </w:pPr>
      <w:rPr>
        <w:rFonts w:ascii="Symbol" w:hAnsi="Symbol" w:hint="default"/>
      </w:rPr>
    </w:lvl>
    <w:lvl w:ilvl="1" w:tplc="04190003" w:tentative="1">
      <w:start w:val="1"/>
      <w:numFmt w:val="bullet"/>
      <w:lvlText w:val="o"/>
      <w:lvlJc w:val="left"/>
      <w:pPr>
        <w:ind w:left="2720" w:hanging="360"/>
      </w:pPr>
      <w:rPr>
        <w:rFonts w:ascii="Courier New" w:hAnsi="Courier New" w:cs="Courier New" w:hint="default"/>
      </w:rPr>
    </w:lvl>
    <w:lvl w:ilvl="2" w:tplc="04190005" w:tentative="1">
      <w:start w:val="1"/>
      <w:numFmt w:val="bullet"/>
      <w:lvlText w:val=""/>
      <w:lvlJc w:val="left"/>
      <w:pPr>
        <w:ind w:left="3440" w:hanging="360"/>
      </w:pPr>
      <w:rPr>
        <w:rFonts w:ascii="Wingdings" w:hAnsi="Wingdings" w:hint="default"/>
      </w:rPr>
    </w:lvl>
    <w:lvl w:ilvl="3" w:tplc="04190001" w:tentative="1">
      <w:start w:val="1"/>
      <w:numFmt w:val="bullet"/>
      <w:lvlText w:val=""/>
      <w:lvlJc w:val="left"/>
      <w:pPr>
        <w:ind w:left="4160" w:hanging="360"/>
      </w:pPr>
      <w:rPr>
        <w:rFonts w:ascii="Symbol" w:hAnsi="Symbol" w:hint="default"/>
      </w:rPr>
    </w:lvl>
    <w:lvl w:ilvl="4" w:tplc="04190003" w:tentative="1">
      <w:start w:val="1"/>
      <w:numFmt w:val="bullet"/>
      <w:lvlText w:val="o"/>
      <w:lvlJc w:val="left"/>
      <w:pPr>
        <w:ind w:left="4880" w:hanging="360"/>
      </w:pPr>
      <w:rPr>
        <w:rFonts w:ascii="Courier New" w:hAnsi="Courier New" w:cs="Courier New" w:hint="default"/>
      </w:rPr>
    </w:lvl>
    <w:lvl w:ilvl="5" w:tplc="04190005" w:tentative="1">
      <w:start w:val="1"/>
      <w:numFmt w:val="bullet"/>
      <w:lvlText w:val=""/>
      <w:lvlJc w:val="left"/>
      <w:pPr>
        <w:ind w:left="5600" w:hanging="360"/>
      </w:pPr>
      <w:rPr>
        <w:rFonts w:ascii="Wingdings" w:hAnsi="Wingdings" w:hint="default"/>
      </w:rPr>
    </w:lvl>
    <w:lvl w:ilvl="6" w:tplc="04190001" w:tentative="1">
      <w:start w:val="1"/>
      <w:numFmt w:val="bullet"/>
      <w:lvlText w:val=""/>
      <w:lvlJc w:val="left"/>
      <w:pPr>
        <w:ind w:left="6320" w:hanging="360"/>
      </w:pPr>
      <w:rPr>
        <w:rFonts w:ascii="Symbol" w:hAnsi="Symbol" w:hint="default"/>
      </w:rPr>
    </w:lvl>
    <w:lvl w:ilvl="7" w:tplc="04190003" w:tentative="1">
      <w:start w:val="1"/>
      <w:numFmt w:val="bullet"/>
      <w:lvlText w:val="o"/>
      <w:lvlJc w:val="left"/>
      <w:pPr>
        <w:ind w:left="7040" w:hanging="360"/>
      </w:pPr>
      <w:rPr>
        <w:rFonts w:ascii="Courier New" w:hAnsi="Courier New" w:cs="Courier New" w:hint="default"/>
      </w:rPr>
    </w:lvl>
    <w:lvl w:ilvl="8" w:tplc="04190005" w:tentative="1">
      <w:start w:val="1"/>
      <w:numFmt w:val="bullet"/>
      <w:lvlText w:val=""/>
      <w:lvlJc w:val="left"/>
      <w:pPr>
        <w:ind w:left="7760" w:hanging="360"/>
      </w:pPr>
      <w:rPr>
        <w:rFonts w:ascii="Wingdings" w:hAnsi="Wingdings" w:hint="default"/>
      </w:rPr>
    </w:lvl>
  </w:abstractNum>
  <w:abstractNum w:abstractNumId="19" w15:restartNumberingAfterBreak="0">
    <w:nsid w:val="412725EA"/>
    <w:multiLevelType w:val="multilevel"/>
    <w:tmpl w:val="B5EA54A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val="0"/>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23F38DD"/>
    <w:multiLevelType w:val="multilevel"/>
    <w:tmpl w:val="529CA346"/>
    <w:lvl w:ilvl="0">
      <w:start w:val="1"/>
      <w:numFmt w:val="decimal"/>
      <w:lvlText w:val="%1."/>
      <w:lvlJc w:val="left"/>
      <w:pPr>
        <w:ind w:left="360" w:hanging="360"/>
      </w:pPr>
    </w:lvl>
    <w:lvl w:ilvl="1">
      <w:start w:val="1"/>
      <w:numFmt w:val="decimal"/>
      <w:lvlText w:val="%1.%2."/>
      <w:lvlJc w:val="left"/>
      <w:pPr>
        <w:ind w:left="792" w:hanging="432"/>
      </w:pPr>
      <w:rPr>
        <w:b/>
        <w:i w:val="0"/>
      </w:rPr>
    </w:lvl>
    <w:lvl w:ilvl="2">
      <w:start w:val="1"/>
      <w:numFmt w:val="decimal"/>
      <w:pStyle w:val="a"/>
      <w:lvlText w:val="%3)"/>
      <w:lvlJc w:val="left"/>
      <w:pPr>
        <w:ind w:left="1224" w:hanging="504"/>
      </w:pPr>
      <w:rPr>
        <w:rFonts w:ascii="Times New Roman" w:eastAsia="Times New Roman" w:hAnsi="Times New Roman" w:cs="Times New Roman"/>
        <w:b w:val="0"/>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28A69F4"/>
    <w:multiLevelType w:val="multilevel"/>
    <w:tmpl w:val="0E0E7B68"/>
    <w:lvl w:ilvl="0">
      <w:start w:val="7"/>
      <w:numFmt w:val="decimal"/>
      <w:lvlText w:val="%1."/>
      <w:lvlJc w:val="left"/>
      <w:pPr>
        <w:ind w:left="360" w:hanging="360"/>
      </w:pPr>
      <w:rPr>
        <w:rFonts w:hint="default"/>
      </w:rPr>
    </w:lvl>
    <w:lvl w:ilvl="1">
      <w:start w:val="1"/>
      <w:numFmt w:val="decimal"/>
      <w:lvlText w:val="%1.%2."/>
      <w:lvlJc w:val="left"/>
      <w:pPr>
        <w:ind w:left="423" w:hanging="360"/>
      </w:pPr>
      <w:rPr>
        <w:rFonts w:hint="default"/>
      </w:rPr>
    </w:lvl>
    <w:lvl w:ilvl="2">
      <w:start w:val="1"/>
      <w:numFmt w:val="decimal"/>
      <w:lvlText w:val="%1.%2.%3."/>
      <w:lvlJc w:val="left"/>
      <w:pPr>
        <w:ind w:left="846" w:hanging="720"/>
      </w:pPr>
      <w:rPr>
        <w:rFonts w:hint="default"/>
      </w:rPr>
    </w:lvl>
    <w:lvl w:ilvl="3">
      <w:start w:val="1"/>
      <w:numFmt w:val="decimal"/>
      <w:lvlText w:val="%1.%2.%3.%4."/>
      <w:lvlJc w:val="left"/>
      <w:pPr>
        <w:ind w:left="909" w:hanging="720"/>
      </w:pPr>
      <w:rPr>
        <w:rFonts w:hint="default"/>
      </w:rPr>
    </w:lvl>
    <w:lvl w:ilvl="4">
      <w:start w:val="1"/>
      <w:numFmt w:val="decimal"/>
      <w:lvlText w:val="%1.%2.%3.%4.%5."/>
      <w:lvlJc w:val="left"/>
      <w:pPr>
        <w:ind w:left="1332" w:hanging="1080"/>
      </w:pPr>
      <w:rPr>
        <w:rFonts w:hint="default"/>
      </w:rPr>
    </w:lvl>
    <w:lvl w:ilvl="5">
      <w:start w:val="1"/>
      <w:numFmt w:val="decimal"/>
      <w:lvlText w:val="%1.%2.%3.%4.%5.%6."/>
      <w:lvlJc w:val="left"/>
      <w:pPr>
        <w:ind w:left="1395" w:hanging="1080"/>
      </w:pPr>
      <w:rPr>
        <w:rFonts w:hint="default"/>
      </w:rPr>
    </w:lvl>
    <w:lvl w:ilvl="6">
      <w:start w:val="1"/>
      <w:numFmt w:val="decimal"/>
      <w:lvlText w:val="%1.%2.%3.%4.%5.%6.%7."/>
      <w:lvlJc w:val="left"/>
      <w:pPr>
        <w:ind w:left="1818" w:hanging="1440"/>
      </w:pPr>
      <w:rPr>
        <w:rFonts w:hint="default"/>
      </w:rPr>
    </w:lvl>
    <w:lvl w:ilvl="7">
      <w:start w:val="1"/>
      <w:numFmt w:val="decimal"/>
      <w:lvlText w:val="%1.%2.%3.%4.%5.%6.%7.%8."/>
      <w:lvlJc w:val="left"/>
      <w:pPr>
        <w:ind w:left="1881" w:hanging="1440"/>
      </w:pPr>
      <w:rPr>
        <w:rFonts w:hint="default"/>
      </w:rPr>
    </w:lvl>
    <w:lvl w:ilvl="8">
      <w:start w:val="1"/>
      <w:numFmt w:val="decimal"/>
      <w:lvlText w:val="%1.%2.%3.%4.%5.%6.%7.%8.%9."/>
      <w:lvlJc w:val="left"/>
      <w:pPr>
        <w:ind w:left="2304" w:hanging="1800"/>
      </w:pPr>
      <w:rPr>
        <w:rFonts w:hint="default"/>
      </w:rPr>
    </w:lvl>
  </w:abstractNum>
  <w:abstractNum w:abstractNumId="22" w15:restartNumberingAfterBreak="0">
    <w:nsid w:val="51B024E0"/>
    <w:multiLevelType w:val="hybridMultilevel"/>
    <w:tmpl w:val="DFA0BA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5267762F"/>
    <w:multiLevelType w:val="hybridMultilevel"/>
    <w:tmpl w:val="66568B82"/>
    <w:lvl w:ilvl="0" w:tplc="04190001">
      <w:start w:val="1"/>
      <w:numFmt w:val="bullet"/>
      <w:lvlText w:val=""/>
      <w:lvlJc w:val="left"/>
      <w:pPr>
        <w:ind w:left="393" w:hanging="360"/>
      </w:pPr>
      <w:rPr>
        <w:rFonts w:ascii="Symbol" w:hAnsi="Symbol" w:hint="default"/>
      </w:rPr>
    </w:lvl>
    <w:lvl w:ilvl="1" w:tplc="04190003" w:tentative="1">
      <w:start w:val="1"/>
      <w:numFmt w:val="bullet"/>
      <w:lvlText w:val="o"/>
      <w:lvlJc w:val="left"/>
      <w:pPr>
        <w:ind w:left="1113" w:hanging="360"/>
      </w:pPr>
      <w:rPr>
        <w:rFonts w:ascii="Courier New" w:hAnsi="Courier New" w:cs="Courier New" w:hint="default"/>
      </w:rPr>
    </w:lvl>
    <w:lvl w:ilvl="2" w:tplc="04190005" w:tentative="1">
      <w:start w:val="1"/>
      <w:numFmt w:val="bullet"/>
      <w:lvlText w:val=""/>
      <w:lvlJc w:val="left"/>
      <w:pPr>
        <w:ind w:left="1833" w:hanging="360"/>
      </w:pPr>
      <w:rPr>
        <w:rFonts w:ascii="Wingdings" w:hAnsi="Wingdings" w:hint="default"/>
      </w:rPr>
    </w:lvl>
    <w:lvl w:ilvl="3" w:tplc="04190001" w:tentative="1">
      <w:start w:val="1"/>
      <w:numFmt w:val="bullet"/>
      <w:lvlText w:val=""/>
      <w:lvlJc w:val="left"/>
      <w:pPr>
        <w:ind w:left="2553" w:hanging="360"/>
      </w:pPr>
      <w:rPr>
        <w:rFonts w:ascii="Symbol" w:hAnsi="Symbol" w:hint="default"/>
      </w:rPr>
    </w:lvl>
    <w:lvl w:ilvl="4" w:tplc="04190003" w:tentative="1">
      <w:start w:val="1"/>
      <w:numFmt w:val="bullet"/>
      <w:lvlText w:val="o"/>
      <w:lvlJc w:val="left"/>
      <w:pPr>
        <w:ind w:left="3273" w:hanging="360"/>
      </w:pPr>
      <w:rPr>
        <w:rFonts w:ascii="Courier New" w:hAnsi="Courier New" w:cs="Courier New" w:hint="default"/>
      </w:rPr>
    </w:lvl>
    <w:lvl w:ilvl="5" w:tplc="04190005" w:tentative="1">
      <w:start w:val="1"/>
      <w:numFmt w:val="bullet"/>
      <w:lvlText w:val=""/>
      <w:lvlJc w:val="left"/>
      <w:pPr>
        <w:ind w:left="3993" w:hanging="360"/>
      </w:pPr>
      <w:rPr>
        <w:rFonts w:ascii="Wingdings" w:hAnsi="Wingdings" w:hint="default"/>
      </w:rPr>
    </w:lvl>
    <w:lvl w:ilvl="6" w:tplc="04190001" w:tentative="1">
      <w:start w:val="1"/>
      <w:numFmt w:val="bullet"/>
      <w:lvlText w:val=""/>
      <w:lvlJc w:val="left"/>
      <w:pPr>
        <w:ind w:left="4713" w:hanging="360"/>
      </w:pPr>
      <w:rPr>
        <w:rFonts w:ascii="Symbol" w:hAnsi="Symbol" w:hint="default"/>
      </w:rPr>
    </w:lvl>
    <w:lvl w:ilvl="7" w:tplc="04190003" w:tentative="1">
      <w:start w:val="1"/>
      <w:numFmt w:val="bullet"/>
      <w:lvlText w:val="o"/>
      <w:lvlJc w:val="left"/>
      <w:pPr>
        <w:ind w:left="5433" w:hanging="360"/>
      </w:pPr>
      <w:rPr>
        <w:rFonts w:ascii="Courier New" w:hAnsi="Courier New" w:cs="Courier New" w:hint="default"/>
      </w:rPr>
    </w:lvl>
    <w:lvl w:ilvl="8" w:tplc="04190005" w:tentative="1">
      <w:start w:val="1"/>
      <w:numFmt w:val="bullet"/>
      <w:lvlText w:val=""/>
      <w:lvlJc w:val="left"/>
      <w:pPr>
        <w:ind w:left="6153" w:hanging="360"/>
      </w:pPr>
      <w:rPr>
        <w:rFonts w:ascii="Wingdings" w:hAnsi="Wingdings" w:hint="default"/>
      </w:rPr>
    </w:lvl>
  </w:abstractNum>
  <w:abstractNum w:abstractNumId="24" w15:restartNumberingAfterBreak="0">
    <w:nsid w:val="55CC478D"/>
    <w:multiLevelType w:val="multilevel"/>
    <w:tmpl w:val="40F8B5B4"/>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9222975"/>
    <w:multiLevelType w:val="multilevel"/>
    <w:tmpl w:val="344A7DE0"/>
    <w:lvl w:ilvl="0">
      <w:start w:val="1"/>
      <w:numFmt w:val="decimal"/>
      <w:pStyle w:val="1"/>
      <w:suff w:val="space"/>
      <w:lvlText w:val="%1."/>
      <w:lvlJc w:val="left"/>
      <w:pPr>
        <w:ind w:left="0" w:firstLine="0"/>
      </w:pPr>
      <w:rPr>
        <w:rFonts w:hint="default"/>
      </w:rPr>
    </w:lvl>
    <w:lvl w:ilvl="1">
      <w:start w:val="1"/>
      <w:numFmt w:val="decimal"/>
      <w:pStyle w:val="a0"/>
      <w:lvlText w:val="%1.%2."/>
      <w:lvlJc w:val="left"/>
      <w:pPr>
        <w:tabs>
          <w:tab w:val="num" w:pos="567"/>
        </w:tabs>
        <w:ind w:left="0" w:firstLine="0"/>
      </w:pPr>
      <w:rPr>
        <w:rFonts w:hint="default"/>
        <w:b w:val="0"/>
        <w:i w:val="0"/>
        <w:sz w:val="24"/>
        <w:szCs w:val="24"/>
      </w:rPr>
    </w:lvl>
    <w:lvl w:ilvl="2">
      <w:start w:val="1"/>
      <w:numFmt w:val="decimal"/>
      <w:pStyle w:val="3"/>
      <w:lvlText w:val="%1.%2.%3."/>
      <w:lvlJc w:val="left"/>
      <w:pPr>
        <w:tabs>
          <w:tab w:val="num" w:pos="737"/>
        </w:tabs>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5B60389E"/>
    <w:multiLevelType w:val="multilevel"/>
    <w:tmpl w:val="04190025"/>
    <w:lvl w:ilvl="0">
      <w:start w:val="1"/>
      <w:numFmt w:val="decimal"/>
      <w:pStyle w:val="10"/>
      <w:lvlText w:val="%1"/>
      <w:lvlJc w:val="left"/>
      <w:pPr>
        <w:tabs>
          <w:tab w:val="num" w:pos="432"/>
        </w:tabs>
        <w:ind w:left="432" w:hanging="432"/>
      </w:pPr>
    </w:lvl>
    <w:lvl w:ilvl="1">
      <w:start w:val="1"/>
      <w:numFmt w:val="decimal"/>
      <w:pStyle w:val="2"/>
      <w:lvlText w:val="%1.%2"/>
      <w:lvlJc w:val="left"/>
      <w:pPr>
        <w:tabs>
          <w:tab w:val="num" w:pos="4121"/>
        </w:tabs>
        <w:ind w:left="4121" w:hanging="576"/>
      </w:pPr>
    </w:lvl>
    <w:lvl w:ilvl="2">
      <w:start w:val="1"/>
      <w:numFmt w:val="decimal"/>
      <w:pStyle w:val="30"/>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5040"/>
        </w:tabs>
        <w:ind w:left="5040" w:hanging="1440"/>
      </w:pPr>
    </w:lvl>
    <w:lvl w:ilvl="8">
      <w:start w:val="1"/>
      <w:numFmt w:val="decimal"/>
      <w:pStyle w:val="9"/>
      <w:lvlText w:val="%1.%2.%3.%4.%5.%6.%7.%8.%9"/>
      <w:lvlJc w:val="left"/>
      <w:pPr>
        <w:tabs>
          <w:tab w:val="num" w:pos="1584"/>
        </w:tabs>
        <w:ind w:left="1584" w:hanging="1584"/>
      </w:pPr>
    </w:lvl>
  </w:abstractNum>
  <w:abstractNum w:abstractNumId="27" w15:restartNumberingAfterBreak="0">
    <w:nsid w:val="5DC10CF5"/>
    <w:multiLevelType w:val="hybridMultilevel"/>
    <w:tmpl w:val="16343050"/>
    <w:lvl w:ilvl="0" w:tplc="2000000F">
      <w:start w:val="9"/>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5EAD6749"/>
    <w:multiLevelType w:val="hybridMultilevel"/>
    <w:tmpl w:val="E4541E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A70B86"/>
    <w:multiLevelType w:val="multilevel"/>
    <w:tmpl w:val="F36864CE"/>
    <w:lvl w:ilvl="0">
      <w:start w:val="14"/>
      <w:numFmt w:val="bullet"/>
      <w:lvlText w:val=""/>
      <w:lvlJc w:val="left"/>
      <w:pPr>
        <w:ind w:left="360" w:hanging="360"/>
      </w:pPr>
      <w:rPr>
        <w:rFonts w:ascii="Symbol" w:hAnsi="Symbol" w:hint="default"/>
      </w:rPr>
    </w:lvl>
    <w:lvl w:ilvl="1">
      <w:start w:val="2"/>
      <w:numFmt w:val="decimal"/>
      <w:lvlText w:val="%1.%2."/>
      <w:lvlJc w:val="left"/>
      <w:pPr>
        <w:ind w:left="360" w:hanging="360"/>
      </w:pPr>
      <w:rPr>
        <w:rFonts w:hint="default"/>
      </w:rPr>
    </w:lvl>
    <w:lvl w:ilvl="2">
      <w:start w:val="1"/>
      <w:numFmt w:val="bullet"/>
      <w:lvlText w:val=""/>
      <w:lvlJc w:val="left"/>
      <w:pPr>
        <w:ind w:left="720" w:hanging="72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6411524"/>
    <w:multiLevelType w:val="hybridMultilevel"/>
    <w:tmpl w:val="9D1A7AA8"/>
    <w:lvl w:ilvl="0" w:tplc="04190001">
      <w:start w:val="1"/>
      <w:numFmt w:val="bullet"/>
      <w:lvlText w:val=""/>
      <w:lvlJc w:val="left"/>
      <w:pPr>
        <w:ind w:left="753" w:hanging="360"/>
      </w:pPr>
      <w:rPr>
        <w:rFonts w:ascii="Symbol" w:hAnsi="Symbol" w:hint="default"/>
      </w:rPr>
    </w:lvl>
    <w:lvl w:ilvl="1" w:tplc="04190003" w:tentative="1">
      <w:start w:val="1"/>
      <w:numFmt w:val="bullet"/>
      <w:lvlText w:val="o"/>
      <w:lvlJc w:val="left"/>
      <w:pPr>
        <w:ind w:left="1473" w:hanging="360"/>
      </w:pPr>
      <w:rPr>
        <w:rFonts w:ascii="Courier New" w:hAnsi="Courier New" w:cs="Courier New" w:hint="default"/>
      </w:rPr>
    </w:lvl>
    <w:lvl w:ilvl="2" w:tplc="04190005" w:tentative="1">
      <w:start w:val="1"/>
      <w:numFmt w:val="bullet"/>
      <w:lvlText w:val=""/>
      <w:lvlJc w:val="left"/>
      <w:pPr>
        <w:ind w:left="2193" w:hanging="360"/>
      </w:pPr>
      <w:rPr>
        <w:rFonts w:ascii="Wingdings" w:hAnsi="Wingdings" w:hint="default"/>
      </w:rPr>
    </w:lvl>
    <w:lvl w:ilvl="3" w:tplc="04190001" w:tentative="1">
      <w:start w:val="1"/>
      <w:numFmt w:val="bullet"/>
      <w:lvlText w:val=""/>
      <w:lvlJc w:val="left"/>
      <w:pPr>
        <w:ind w:left="2913" w:hanging="360"/>
      </w:pPr>
      <w:rPr>
        <w:rFonts w:ascii="Symbol" w:hAnsi="Symbol" w:hint="default"/>
      </w:rPr>
    </w:lvl>
    <w:lvl w:ilvl="4" w:tplc="04190003" w:tentative="1">
      <w:start w:val="1"/>
      <w:numFmt w:val="bullet"/>
      <w:lvlText w:val="o"/>
      <w:lvlJc w:val="left"/>
      <w:pPr>
        <w:ind w:left="3633" w:hanging="360"/>
      </w:pPr>
      <w:rPr>
        <w:rFonts w:ascii="Courier New" w:hAnsi="Courier New" w:cs="Courier New" w:hint="default"/>
      </w:rPr>
    </w:lvl>
    <w:lvl w:ilvl="5" w:tplc="04190005" w:tentative="1">
      <w:start w:val="1"/>
      <w:numFmt w:val="bullet"/>
      <w:lvlText w:val=""/>
      <w:lvlJc w:val="left"/>
      <w:pPr>
        <w:ind w:left="4353" w:hanging="360"/>
      </w:pPr>
      <w:rPr>
        <w:rFonts w:ascii="Wingdings" w:hAnsi="Wingdings" w:hint="default"/>
      </w:rPr>
    </w:lvl>
    <w:lvl w:ilvl="6" w:tplc="04190001" w:tentative="1">
      <w:start w:val="1"/>
      <w:numFmt w:val="bullet"/>
      <w:lvlText w:val=""/>
      <w:lvlJc w:val="left"/>
      <w:pPr>
        <w:ind w:left="5073" w:hanging="360"/>
      </w:pPr>
      <w:rPr>
        <w:rFonts w:ascii="Symbol" w:hAnsi="Symbol" w:hint="default"/>
      </w:rPr>
    </w:lvl>
    <w:lvl w:ilvl="7" w:tplc="04190003" w:tentative="1">
      <w:start w:val="1"/>
      <w:numFmt w:val="bullet"/>
      <w:lvlText w:val="o"/>
      <w:lvlJc w:val="left"/>
      <w:pPr>
        <w:ind w:left="5793" w:hanging="360"/>
      </w:pPr>
      <w:rPr>
        <w:rFonts w:ascii="Courier New" w:hAnsi="Courier New" w:cs="Courier New" w:hint="default"/>
      </w:rPr>
    </w:lvl>
    <w:lvl w:ilvl="8" w:tplc="04190005" w:tentative="1">
      <w:start w:val="1"/>
      <w:numFmt w:val="bullet"/>
      <w:lvlText w:val=""/>
      <w:lvlJc w:val="left"/>
      <w:pPr>
        <w:ind w:left="6513" w:hanging="360"/>
      </w:pPr>
      <w:rPr>
        <w:rFonts w:ascii="Wingdings" w:hAnsi="Wingdings" w:hint="default"/>
      </w:rPr>
    </w:lvl>
  </w:abstractNum>
  <w:abstractNum w:abstractNumId="31" w15:restartNumberingAfterBreak="0">
    <w:nsid w:val="67DE6C5B"/>
    <w:multiLevelType w:val="hybridMultilevel"/>
    <w:tmpl w:val="65AAB7F0"/>
    <w:lvl w:ilvl="0" w:tplc="A05EA768">
      <w:start w:val="5"/>
      <w:numFmt w:val="decimal"/>
      <w:lvlText w:val="%1."/>
      <w:lvlJc w:val="left"/>
      <w:pPr>
        <w:ind w:left="10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DD260B6"/>
    <w:multiLevelType w:val="hybridMultilevel"/>
    <w:tmpl w:val="0426A0DE"/>
    <w:lvl w:ilvl="0" w:tplc="FFFFFFFF">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6E6C0747"/>
    <w:multiLevelType w:val="hybridMultilevel"/>
    <w:tmpl w:val="9E92CA2A"/>
    <w:lvl w:ilvl="0" w:tplc="50A41146">
      <w:numFmt w:val="bullet"/>
      <w:lvlText w:val="•"/>
      <w:lvlJc w:val="left"/>
      <w:pPr>
        <w:ind w:left="720" w:hanging="360"/>
      </w:pPr>
      <w:rPr>
        <w:rFonts w:ascii="Times New Roman" w:eastAsia="Times New Roman"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711E68E9"/>
    <w:multiLevelType w:val="hybridMultilevel"/>
    <w:tmpl w:val="4754EA5E"/>
    <w:lvl w:ilvl="0" w:tplc="93140892">
      <w:start w:val="14"/>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5" w15:restartNumberingAfterBreak="0">
    <w:nsid w:val="783B5216"/>
    <w:multiLevelType w:val="multilevel"/>
    <w:tmpl w:val="D6FE769C"/>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7B8F79AA"/>
    <w:multiLevelType w:val="hybridMultilevel"/>
    <w:tmpl w:val="A21226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6"/>
  </w:num>
  <w:num w:numId="2">
    <w:abstractNumId w:val="20"/>
  </w:num>
  <w:num w:numId="3">
    <w:abstractNumId w:val="25"/>
  </w:num>
  <w:num w:numId="4">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5">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6">
    <w:abstractNumId w:val="10"/>
  </w:num>
  <w:num w:numId="7">
    <w:abstractNumId w:val="19"/>
  </w:num>
  <w:num w:numId="8">
    <w:abstractNumId w:val="21"/>
  </w:num>
  <w:num w:numId="9">
    <w:abstractNumId w:val="24"/>
  </w:num>
  <w:num w:numId="10">
    <w:abstractNumId w:val="13"/>
  </w:num>
  <w:num w:numId="11">
    <w:abstractNumId w:val="3"/>
  </w:num>
  <w:num w:numId="12">
    <w:abstractNumId w:val="6"/>
  </w:num>
  <w:num w:numId="13">
    <w:abstractNumId w:val="29"/>
  </w:num>
  <w:num w:numId="14">
    <w:abstractNumId w:val="31"/>
  </w:num>
  <w:num w:numId="15">
    <w:abstractNumId w:val="8"/>
  </w:num>
  <w:num w:numId="16">
    <w:abstractNumId w:val="5"/>
  </w:num>
  <w:num w:numId="17">
    <w:abstractNumId w:val="22"/>
  </w:num>
  <w:num w:numId="18">
    <w:abstractNumId w:val="11"/>
  </w:num>
  <w:num w:numId="19">
    <w:abstractNumId w:val="30"/>
  </w:num>
  <w:num w:numId="20">
    <w:abstractNumId w:val="14"/>
  </w:num>
  <w:num w:numId="21">
    <w:abstractNumId w:val="28"/>
  </w:num>
  <w:num w:numId="22">
    <w:abstractNumId w:val="15"/>
  </w:num>
  <w:num w:numId="23">
    <w:abstractNumId w:val="23"/>
  </w:num>
  <w:num w:numId="24">
    <w:abstractNumId w:val="1"/>
  </w:num>
  <w:num w:numId="25">
    <w:abstractNumId w:val="32"/>
  </w:num>
  <w:num w:numId="26">
    <w:abstractNumId w:val="4"/>
  </w:num>
  <w:num w:numId="27">
    <w:abstractNumId w:val="33"/>
  </w:num>
  <w:num w:numId="28">
    <w:abstractNumId w:val="9"/>
  </w:num>
  <w:num w:numId="29">
    <w:abstractNumId w:val="12"/>
  </w:num>
  <w:num w:numId="30">
    <w:abstractNumId w:val="16"/>
  </w:num>
  <w:num w:numId="31">
    <w:abstractNumId w:val="7"/>
  </w:num>
  <w:num w:numId="32">
    <w:abstractNumId w:val="35"/>
  </w:num>
  <w:num w:numId="33">
    <w:abstractNumId w:val="18"/>
  </w:num>
  <w:num w:numId="34">
    <w:abstractNumId w:val="2"/>
  </w:num>
  <w:num w:numId="35">
    <w:abstractNumId w:val="36"/>
  </w:num>
  <w:num w:numId="36">
    <w:abstractNumId w:val="17"/>
  </w:num>
  <w:num w:numId="37">
    <w:abstractNumId w:val="27"/>
  </w:num>
  <w:num w:numId="38">
    <w:abstractNumId w:val="34"/>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Самал Аекенова">
    <w15:presenceInfo w15:providerId="None" w15:userId="Самал Аекенова"/>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activeWritingStyle w:appName="MSWord" w:lang="ru-RU" w:vendorID="64" w:dllVersion="0" w:nlCheck="1" w:checkStyle="0"/>
  <w:activeWritingStyle w:appName="MSWord" w:lang="en-US" w:vendorID="64" w:dllVersion="0" w:nlCheck="1" w:checkStyle="0"/>
  <w:proofState w:spelling="clean" w:grammar="clean"/>
  <w:defaultTabStop w:val="708"/>
  <w:characterSpacingControl w:val="doNotCompress"/>
  <w:hdrShapeDefaults>
    <o:shapedefaults v:ext="edit" spidmax="205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741"/>
    <w:rsid w:val="0000195B"/>
    <w:rsid w:val="00001A45"/>
    <w:rsid w:val="00001CF6"/>
    <w:rsid w:val="00002162"/>
    <w:rsid w:val="00003326"/>
    <w:rsid w:val="00003893"/>
    <w:rsid w:val="000039C0"/>
    <w:rsid w:val="00003F50"/>
    <w:rsid w:val="0000617E"/>
    <w:rsid w:val="000071FA"/>
    <w:rsid w:val="00007EDD"/>
    <w:rsid w:val="00010617"/>
    <w:rsid w:val="00010B7F"/>
    <w:rsid w:val="00011387"/>
    <w:rsid w:val="00011483"/>
    <w:rsid w:val="00013B6E"/>
    <w:rsid w:val="00014E2E"/>
    <w:rsid w:val="0001514A"/>
    <w:rsid w:val="00016C3F"/>
    <w:rsid w:val="00016C57"/>
    <w:rsid w:val="00016E90"/>
    <w:rsid w:val="0001724B"/>
    <w:rsid w:val="000177E1"/>
    <w:rsid w:val="00020FD9"/>
    <w:rsid w:val="00021EF2"/>
    <w:rsid w:val="00022C9E"/>
    <w:rsid w:val="0002389E"/>
    <w:rsid w:val="000247DC"/>
    <w:rsid w:val="00025D6E"/>
    <w:rsid w:val="00026757"/>
    <w:rsid w:val="00027503"/>
    <w:rsid w:val="00027808"/>
    <w:rsid w:val="00027884"/>
    <w:rsid w:val="00030AA1"/>
    <w:rsid w:val="00030CB8"/>
    <w:rsid w:val="00033802"/>
    <w:rsid w:val="00033C62"/>
    <w:rsid w:val="00034013"/>
    <w:rsid w:val="00034AF8"/>
    <w:rsid w:val="00035017"/>
    <w:rsid w:val="000364E8"/>
    <w:rsid w:val="00036612"/>
    <w:rsid w:val="00036627"/>
    <w:rsid w:val="00036ED6"/>
    <w:rsid w:val="00037848"/>
    <w:rsid w:val="00037E9D"/>
    <w:rsid w:val="00037F41"/>
    <w:rsid w:val="000400CA"/>
    <w:rsid w:val="00042AE3"/>
    <w:rsid w:val="00042CB2"/>
    <w:rsid w:val="000432CD"/>
    <w:rsid w:val="00044B8F"/>
    <w:rsid w:val="0004612D"/>
    <w:rsid w:val="00046EB9"/>
    <w:rsid w:val="00047BA7"/>
    <w:rsid w:val="00051086"/>
    <w:rsid w:val="000513A1"/>
    <w:rsid w:val="00051AB9"/>
    <w:rsid w:val="00051F59"/>
    <w:rsid w:val="000524CF"/>
    <w:rsid w:val="00052CA3"/>
    <w:rsid w:val="00052CC3"/>
    <w:rsid w:val="00052D72"/>
    <w:rsid w:val="00052F31"/>
    <w:rsid w:val="00053702"/>
    <w:rsid w:val="00053FEC"/>
    <w:rsid w:val="000554D6"/>
    <w:rsid w:val="00056685"/>
    <w:rsid w:val="000567EB"/>
    <w:rsid w:val="00056EB6"/>
    <w:rsid w:val="00056EE4"/>
    <w:rsid w:val="0005781D"/>
    <w:rsid w:val="00057B96"/>
    <w:rsid w:val="00060753"/>
    <w:rsid w:val="00060C79"/>
    <w:rsid w:val="000623F2"/>
    <w:rsid w:val="000663C0"/>
    <w:rsid w:val="00066E51"/>
    <w:rsid w:val="00066E82"/>
    <w:rsid w:val="00067176"/>
    <w:rsid w:val="00070B37"/>
    <w:rsid w:val="000713D8"/>
    <w:rsid w:val="00071D79"/>
    <w:rsid w:val="0007234F"/>
    <w:rsid w:val="00072869"/>
    <w:rsid w:val="00072D21"/>
    <w:rsid w:val="000736B6"/>
    <w:rsid w:val="00073E1B"/>
    <w:rsid w:val="0007426C"/>
    <w:rsid w:val="000745D7"/>
    <w:rsid w:val="00074C36"/>
    <w:rsid w:val="000758DA"/>
    <w:rsid w:val="00075BC1"/>
    <w:rsid w:val="00076D54"/>
    <w:rsid w:val="00076EC0"/>
    <w:rsid w:val="00077105"/>
    <w:rsid w:val="0008092C"/>
    <w:rsid w:val="000809D3"/>
    <w:rsid w:val="00081520"/>
    <w:rsid w:val="000819A4"/>
    <w:rsid w:val="0008236A"/>
    <w:rsid w:val="000825EE"/>
    <w:rsid w:val="00083284"/>
    <w:rsid w:val="0008492E"/>
    <w:rsid w:val="00084FBF"/>
    <w:rsid w:val="00085534"/>
    <w:rsid w:val="000856B2"/>
    <w:rsid w:val="00085984"/>
    <w:rsid w:val="00085EB0"/>
    <w:rsid w:val="000862A2"/>
    <w:rsid w:val="000868AE"/>
    <w:rsid w:val="00086BD4"/>
    <w:rsid w:val="00086F10"/>
    <w:rsid w:val="000877F3"/>
    <w:rsid w:val="00090022"/>
    <w:rsid w:val="000909D2"/>
    <w:rsid w:val="0009167D"/>
    <w:rsid w:val="00091791"/>
    <w:rsid w:val="00092456"/>
    <w:rsid w:val="00092916"/>
    <w:rsid w:val="00092AC7"/>
    <w:rsid w:val="00092F56"/>
    <w:rsid w:val="000940E9"/>
    <w:rsid w:val="00094603"/>
    <w:rsid w:val="0009495B"/>
    <w:rsid w:val="00094F73"/>
    <w:rsid w:val="0009506B"/>
    <w:rsid w:val="0009561A"/>
    <w:rsid w:val="00097F38"/>
    <w:rsid w:val="000A09D6"/>
    <w:rsid w:val="000A206A"/>
    <w:rsid w:val="000A26A3"/>
    <w:rsid w:val="000A28A1"/>
    <w:rsid w:val="000A34CF"/>
    <w:rsid w:val="000A39E7"/>
    <w:rsid w:val="000A4037"/>
    <w:rsid w:val="000A4670"/>
    <w:rsid w:val="000A49F4"/>
    <w:rsid w:val="000A4EF9"/>
    <w:rsid w:val="000A5CA1"/>
    <w:rsid w:val="000A62F3"/>
    <w:rsid w:val="000A633E"/>
    <w:rsid w:val="000A665F"/>
    <w:rsid w:val="000A688C"/>
    <w:rsid w:val="000A6A2A"/>
    <w:rsid w:val="000B05A0"/>
    <w:rsid w:val="000B068E"/>
    <w:rsid w:val="000B0BB2"/>
    <w:rsid w:val="000B0C47"/>
    <w:rsid w:val="000B0DBD"/>
    <w:rsid w:val="000B1688"/>
    <w:rsid w:val="000B1A27"/>
    <w:rsid w:val="000B1AE8"/>
    <w:rsid w:val="000B38C1"/>
    <w:rsid w:val="000B3E80"/>
    <w:rsid w:val="000B4D8C"/>
    <w:rsid w:val="000B5B36"/>
    <w:rsid w:val="000B7D1E"/>
    <w:rsid w:val="000C0C3C"/>
    <w:rsid w:val="000C1A60"/>
    <w:rsid w:val="000C1F7C"/>
    <w:rsid w:val="000C2890"/>
    <w:rsid w:val="000C29B6"/>
    <w:rsid w:val="000C33FD"/>
    <w:rsid w:val="000C35FF"/>
    <w:rsid w:val="000C3EAB"/>
    <w:rsid w:val="000C44DD"/>
    <w:rsid w:val="000C56F2"/>
    <w:rsid w:val="000C66A8"/>
    <w:rsid w:val="000C7202"/>
    <w:rsid w:val="000D08FF"/>
    <w:rsid w:val="000D0B72"/>
    <w:rsid w:val="000D2BE2"/>
    <w:rsid w:val="000D320C"/>
    <w:rsid w:val="000D359C"/>
    <w:rsid w:val="000D424F"/>
    <w:rsid w:val="000D45E4"/>
    <w:rsid w:val="000D538D"/>
    <w:rsid w:val="000D55B7"/>
    <w:rsid w:val="000D5C67"/>
    <w:rsid w:val="000D6110"/>
    <w:rsid w:val="000D6259"/>
    <w:rsid w:val="000D64B5"/>
    <w:rsid w:val="000D6622"/>
    <w:rsid w:val="000D6ADA"/>
    <w:rsid w:val="000D6CC7"/>
    <w:rsid w:val="000D75A1"/>
    <w:rsid w:val="000D7756"/>
    <w:rsid w:val="000E1949"/>
    <w:rsid w:val="000E1D3F"/>
    <w:rsid w:val="000E21E0"/>
    <w:rsid w:val="000E27DC"/>
    <w:rsid w:val="000E28F1"/>
    <w:rsid w:val="000E291C"/>
    <w:rsid w:val="000E30BD"/>
    <w:rsid w:val="000E3D85"/>
    <w:rsid w:val="000E52A7"/>
    <w:rsid w:val="000E5A30"/>
    <w:rsid w:val="000E6F37"/>
    <w:rsid w:val="000E7D95"/>
    <w:rsid w:val="000F0F5E"/>
    <w:rsid w:val="000F25F3"/>
    <w:rsid w:val="000F25FE"/>
    <w:rsid w:val="000F28E7"/>
    <w:rsid w:val="000F2F8F"/>
    <w:rsid w:val="000F3700"/>
    <w:rsid w:val="000F3875"/>
    <w:rsid w:val="000F3C67"/>
    <w:rsid w:val="000F42E3"/>
    <w:rsid w:val="000F553A"/>
    <w:rsid w:val="000F690E"/>
    <w:rsid w:val="000F780B"/>
    <w:rsid w:val="000F7977"/>
    <w:rsid w:val="000F7D2C"/>
    <w:rsid w:val="00100A94"/>
    <w:rsid w:val="00100F1E"/>
    <w:rsid w:val="00101114"/>
    <w:rsid w:val="0010130A"/>
    <w:rsid w:val="001038BF"/>
    <w:rsid w:val="00103A8D"/>
    <w:rsid w:val="001041C1"/>
    <w:rsid w:val="001042A3"/>
    <w:rsid w:val="0010535D"/>
    <w:rsid w:val="001056C9"/>
    <w:rsid w:val="00107E78"/>
    <w:rsid w:val="00110440"/>
    <w:rsid w:val="001113C0"/>
    <w:rsid w:val="001123FE"/>
    <w:rsid w:val="00113434"/>
    <w:rsid w:val="001146B9"/>
    <w:rsid w:val="00114AF3"/>
    <w:rsid w:val="00115D4F"/>
    <w:rsid w:val="00115F94"/>
    <w:rsid w:val="00117F9D"/>
    <w:rsid w:val="00120607"/>
    <w:rsid w:val="00121278"/>
    <w:rsid w:val="00121AF5"/>
    <w:rsid w:val="0012242F"/>
    <w:rsid w:val="001233E5"/>
    <w:rsid w:val="00123F7C"/>
    <w:rsid w:val="001242A2"/>
    <w:rsid w:val="00124D0B"/>
    <w:rsid w:val="00125C50"/>
    <w:rsid w:val="00125D17"/>
    <w:rsid w:val="0012638E"/>
    <w:rsid w:val="00126565"/>
    <w:rsid w:val="00126CB5"/>
    <w:rsid w:val="00130000"/>
    <w:rsid w:val="00131B43"/>
    <w:rsid w:val="00132DBA"/>
    <w:rsid w:val="00133DDD"/>
    <w:rsid w:val="00134AD7"/>
    <w:rsid w:val="00134BBB"/>
    <w:rsid w:val="001361EA"/>
    <w:rsid w:val="00136527"/>
    <w:rsid w:val="00136D56"/>
    <w:rsid w:val="001375AA"/>
    <w:rsid w:val="00137AB8"/>
    <w:rsid w:val="001403E3"/>
    <w:rsid w:val="00140441"/>
    <w:rsid w:val="00141BF5"/>
    <w:rsid w:val="00141CE8"/>
    <w:rsid w:val="00141DEA"/>
    <w:rsid w:val="00142158"/>
    <w:rsid w:val="00143859"/>
    <w:rsid w:val="00143AE4"/>
    <w:rsid w:val="00143C85"/>
    <w:rsid w:val="00144045"/>
    <w:rsid w:val="00144293"/>
    <w:rsid w:val="0014430E"/>
    <w:rsid w:val="001449D9"/>
    <w:rsid w:val="00144A00"/>
    <w:rsid w:val="00145055"/>
    <w:rsid w:val="0014517A"/>
    <w:rsid w:val="00150ADF"/>
    <w:rsid w:val="00150C5D"/>
    <w:rsid w:val="0015188A"/>
    <w:rsid w:val="001528F3"/>
    <w:rsid w:val="00152AFB"/>
    <w:rsid w:val="00152F79"/>
    <w:rsid w:val="00154AB1"/>
    <w:rsid w:val="0015507E"/>
    <w:rsid w:val="001556EA"/>
    <w:rsid w:val="001556F0"/>
    <w:rsid w:val="001564D2"/>
    <w:rsid w:val="001572AC"/>
    <w:rsid w:val="00157502"/>
    <w:rsid w:val="0015762A"/>
    <w:rsid w:val="00157DA3"/>
    <w:rsid w:val="00157F7A"/>
    <w:rsid w:val="00160334"/>
    <w:rsid w:val="00160393"/>
    <w:rsid w:val="00160C76"/>
    <w:rsid w:val="00160CD8"/>
    <w:rsid w:val="00161143"/>
    <w:rsid w:val="001612BA"/>
    <w:rsid w:val="001619BE"/>
    <w:rsid w:val="00161B70"/>
    <w:rsid w:val="0016251F"/>
    <w:rsid w:val="0016263D"/>
    <w:rsid w:val="00162A7A"/>
    <w:rsid w:val="00163930"/>
    <w:rsid w:val="00164409"/>
    <w:rsid w:val="00164481"/>
    <w:rsid w:val="001645E8"/>
    <w:rsid w:val="001650DB"/>
    <w:rsid w:val="00166149"/>
    <w:rsid w:val="001721BB"/>
    <w:rsid w:val="0017338C"/>
    <w:rsid w:val="00173532"/>
    <w:rsid w:val="00173AF4"/>
    <w:rsid w:val="00173AF9"/>
    <w:rsid w:val="001741DE"/>
    <w:rsid w:val="0017516D"/>
    <w:rsid w:val="0017617C"/>
    <w:rsid w:val="0017670C"/>
    <w:rsid w:val="00176E38"/>
    <w:rsid w:val="00181075"/>
    <w:rsid w:val="00181B7E"/>
    <w:rsid w:val="001827B3"/>
    <w:rsid w:val="0018347E"/>
    <w:rsid w:val="0018386E"/>
    <w:rsid w:val="0018442E"/>
    <w:rsid w:val="00185521"/>
    <w:rsid w:val="00185821"/>
    <w:rsid w:val="00185D6D"/>
    <w:rsid w:val="001908DE"/>
    <w:rsid w:val="00190AC1"/>
    <w:rsid w:val="00191643"/>
    <w:rsid w:val="001921DF"/>
    <w:rsid w:val="00194445"/>
    <w:rsid w:val="001954F1"/>
    <w:rsid w:val="001956CC"/>
    <w:rsid w:val="0019630D"/>
    <w:rsid w:val="001971DA"/>
    <w:rsid w:val="00197C41"/>
    <w:rsid w:val="00197C89"/>
    <w:rsid w:val="001A12C4"/>
    <w:rsid w:val="001A1BFD"/>
    <w:rsid w:val="001A1CAF"/>
    <w:rsid w:val="001A1E5B"/>
    <w:rsid w:val="001A2971"/>
    <w:rsid w:val="001A29DE"/>
    <w:rsid w:val="001A402E"/>
    <w:rsid w:val="001A5281"/>
    <w:rsid w:val="001A61E1"/>
    <w:rsid w:val="001A67FF"/>
    <w:rsid w:val="001A6FA6"/>
    <w:rsid w:val="001A7262"/>
    <w:rsid w:val="001A7C51"/>
    <w:rsid w:val="001B1090"/>
    <w:rsid w:val="001B1139"/>
    <w:rsid w:val="001B1244"/>
    <w:rsid w:val="001B1A04"/>
    <w:rsid w:val="001B1C2C"/>
    <w:rsid w:val="001B1FB2"/>
    <w:rsid w:val="001B2DA2"/>
    <w:rsid w:val="001B2F3B"/>
    <w:rsid w:val="001B3706"/>
    <w:rsid w:val="001B3817"/>
    <w:rsid w:val="001B3AAB"/>
    <w:rsid w:val="001B3AEB"/>
    <w:rsid w:val="001B3B19"/>
    <w:rsid w:val="001B3D73"/>
    <w:rsid w:val="001B4058"/>
    <w:rsid w:val="001B4560"/>
    <w:rsid w:val="001B48D3"/>
    <w:rsid w:val="001B5A48"/>
    <w:rsid w:val="001B61A6"/>
    <w:rsid w:val="001B6215"/>
    <w:rsid w:val="001B6861"/>
    <w:rsid w:val="001C0927"/>
    <w:rsid w:val="001C1B86"/>
    <w:rsid w:val="001C2F0E"/>
    <w:rsid w:val="001C3EA2"/>
    <w:rsid w:val="001C4FA3"/>
    <w:rsid w:val="001C508D"/>
    <w:rsid w:val="001C5169"/>
    <w:rsid w:val="001C5FBF"/>
    <w:rsid w:val="001C652C"/>
    <w:rsid w:val="001C6F06"/>
    <w:rsid w:val="001C6F2F"/>
    <w:rsid w:val="001D0394"/>
    <w:rsid w:val="001D047C"/>
    <w:rsid w:val="001D0844"/>
    <w:rsid w:val="001D0AFC"/>
    <w:rsid w:val="001D1256"/>
    <w:rsid w:val="001D1A8B"/>
    <w:rsid w:val="001D253E"/>
    <w:rsid w:val="001D26C2"/>
    <w:rsid w:val="001D2C11"/>
    <w:rsid w:val="001D30AE"/>
    <w:rsid w:val="001D3396"/>
    <w:rsid w:val="001D3B40"/>
    <w:rsid w:val="001D3C75"/>
    <w:rsid w:val="001D46F0"/>
    <w:rsid w:val="001D73EA"/>
    <w:rsid w:val="001D7AA8"/>
    <w:rsid w:val="001E046C"/>
    <w:rsid w:val="001E08AE"/>
    <w:rsid w:val="001E112A"/>
    <w:rsid w:val="001E196A"/>
    <w:rsid w:val="001E1CC7"/>
    <w:rsid w:val="001E2021"/>
    <w:rsid w:val="001E2423"/>
    <w:rsid w:val="001E27FD"/>
    <w:rsid w:val="001E316A"/>
    <w:rsid w:val="001E34EC"/>
    <w:rsid w:val="001E3598"/>
    <w:rsid w:val="001E35CB"/>
    <w:rsid w:val="001E3760"/>
    <w:rsid w:val="001E37E4"/>
    <w:rsid w:val="001E4838"/>
    <w:rsid w:val="001E4C57"/>
    <w:rsid w:val="001E4D76"/>
    <w:rsid w:val="001E6366"/>
    <w:rsid w:val="001E667F"/>
    <w:rsid w:val="001E704C"/>
    <w:rsid w:val="001E757E"/>
    <w:rsid w:val="001F005C"/>
    <w:rsid w:val="001F0D4F"/>
    <w:rsid w:val="001F103C"/>
    <w:rsid w:val="001F1ABB"/>
    <w:rsid w:val="001F22A5"/>
    <w:rsid w:val="001F22AC"/>
    <w:rsid w:val="001F22D0"/>
    <w:rsid w:val="001F2583"/>
    <w:rsid w:val="001F290E"/>
    <w:rsid w:val="001F395B"/>
    <w:rsid w:val="001F4ACB"/>
    <w:rsid w:val="001F537D"/>
    <w:rsid w:val="001F5779"/>
    <w:rsid w:val="001F592C"/>
    <w:rsid w:val="001F595E"/>
    <w:rsid w:val="001F6F65"/>
    <w:rsid w:val="001F7F64"/>
    <w:rsid w:val="002011B9"/>
    <w:rsid w:val="00202741"/>
    <w:rsid w:val="00202D73"/>
    <w:rsid w:val="0020333F"/>
    <w:rsid w:val="00204BF5"/>
    <w:rsid w:val="00204F5A"/>
    <w:rsid w:val="002050D0"/>
    <w:rsid w:val="0020547D"/>
    <w:rsid w:val="0020621C"/>
    <w:rsid w:val="002064C9"/>
    <w:rsid w:val="002065C8"/>
    <w:rsid w:val="002066FA"/>
    <w:rsid w:val="00206CA6"/>
    <w:rsid w:val="0020725F"/>
    <w:rsid w:val="00207748"/>
    <w:rsid w:val="00210399"/>
    <w:rsid w:val="00211744"/>
    <w:rsid w:val="0021197C"/>
    <w:rsid w:val="00211D15"/>
    <w:rsid w:val="00212EB3"/>
    <w:rsid w:val="00216902"/>
    <w:rsid w:val="00216E2D"/>
    <w:rsid w:val="0021799C"/>
    <w:rsid w:val="00221C23"/>
    <w:rsid w:val="00221DD8"/>
    <w:rsid w:val="00221E3E"/>
    <w:rsid w:val="00223186"/>
    <w:rsid w:val="0022480E"/>
    <w:rsid w:val="002262FA"/>
    <w:rsid w:val="00227268"/>
    <w:rsid w:val="00227DAD"/>
    <w:rsid w:val="00227E3E"/>
    <w:rsid w:val="0023088A"/>
    <w:rsid w:val="0023150A"/>
    <w:rsid w:val="00231527"/>
    <w:rsid w:val="002337A6"/>
    <w:rsid w:val="002339F4"/>
    <w:rsid w:val="00233EB2"/>
    <w:rsid w:val="002345D0"/>
    <w:rsid w:val="0023476F"/>
    <w:rsid w:val="00234D5F"/>
    <w:rsid w:val="00234E18"/>
    <w:rsid w:val="002350EF"/>
    <w:rsid w:val="002350F8"/>
    <w:rsid w:val="002356B4"/>
    <w:rsid w:val="0023596A"/>
    <w:rsid w:val="00235D15"/>
    <w:rsid w:val="0023633B"/>
    <w:rsid w:val="00236396"/>
    <w:rsid w:val="00236B4D"/>
    <w:rsid w:val="00237662"/>
    <w:rsid w:val="00237C57"/>
    <w:rsid w:val="00237E71"/>
    <w:rsid w:val="002403E0"/>
    <w:rsid w:val="0024080C"/>
    <w:rsid w:val="00241C21"/>
    <w:rsid w:val="00241CDE"/>
    <w:rsid w:val="00242078"/>
    <w:rsid w:val="002421D4"/>
    <w:rsid w:val="002424E5"/>
    <w:rsid w:val="002426D0"/>
    <w:rsid w:val="00242D5A"/>
    <w:rsid w:val="00242DE4"/>
    <w:rsid w:val="0024418C"/>
    <w:rsid w:val="0024454D"/>
    <w:rsid w:val="00244F18"/>
    <w:rsid w:val="002457CE"/>
    <w:rsid w:val="00246660"/>
    <w:rsid w:val="00246B78"/>
    <w:rsid w:val="00250B0A"/>
    <w:rsid w:val="00250D29"/>
    <w:rsid w:val="002518D8"/>
    <w:rsid w:val="00252A2C"/>
    <w:rsid w:val="0025310C"/>
    <w:rsid w:val="0025382A"/>
    <w:rsid w:val="00253DA9"/>
    <w:rsid w:val="00254D33"/>
    <w:rsid w:val="00256516"/>
    <w:rsid w:val="00256A1A"/>
    <w:rsid w:val="00256B30"/>
    <w:rsid w:val="00256D03"/>
    <w:rsid w:val="00257516"/>
    <w:rsid w:val="0026129F"/>
    <w:rsid w:val="002613FB"/>
    <w:rsid w:val="002632B5"/>
    <w:rsid w:val="002646F7"/>
    <w:rsid w:val="002647CD"/>
    <w:rsid w:val="00264D9C"/>
    <w:rsid w:val="0026500A"/>
    <w:rsid w:val="002654D0"/>
    <w:rsid w:val="0026761C"/>
    <w:rsid w:val="002705EB"/>
    <w:rsid w:val="00271306"/>
    <w:rsid w:val="002724B9"/>
    <w:rsid w:val="00272BEF"/>
    <w:rsid w:val="00273BE9"/>
    <w:rsid w:val="00273C7B"/>
    <w:rsid w:val="00273FA1"/>
    <w:rsid w:val="00274783"/>
    <w:rsid w:val="0027501A"/>
    <w:rsid w:val="002758DA"/>
    <w:rsid w:val="00275A3D"/>
    <w:rsid w:val="00276D23"/>
    <w:rsid w:val="00277F39"/>
    <w:rsid w:val="0028023F"/>
    <w:rsid w:val="00281928"/>
    <w:rsid w:val="00281F58"/>
    <w:rsid w:val="00282E4F"/>
    <w:rsid w:val="00282ED3"/>
    <w:rsid w:val="0028329E"/>
    <w:rsid w:val="00283341"/>
    <w:rsid w:val="002833A9"/>
    <w:rsid w:val="0028389C"/>
    <w:rsid w:val="00283EB1"/>
    <w:rsid w:val="002846DD"/>
    <w:rsid w:val="00284E04"/>
    <w:rsid w:val="00285738"/>
    <w:rsid w:val="00285C03"/>
    <w:rsid w:val="00287B76"/>
    <w:rsid w:val="00290067"/>
    <w:rsid w:val="002902DA"/>
    <w:rsid w:val="0029086F"/>
    <w:rsid w:val="00290AD6"/>
    <w:rsid w:val="00291083"/>
    <w:rsid w:val="00291C16"/>
    <w:rsid w:val="00291CBD"/>
    <w:rsid w:val="00291F35"/>
    <w:rsid w:val="00292509"/>
    <w:rsid w:val="002925EF"/>
    <w:rsid w:val="00292864"/>
    <w:rsid w:val="00292A49"/>
    <w:rsid w:val="00292AF6"/>
    <w:rsid w:val="00293FE4"/>
    <w:rsid w:val="0029415D"/>
    <w:rsid w:val="00294EE2"/>
    <w:rsid w:val="002951A8"/>
    <w:rsid w:val="002969F5"/>
    <w:rsid w:val="0029775F"/>
    <w:rsid w:val="002A0F61"/>
    <w:rsid w:val="002A188A"/>
    <w:rsid w:val="002A3090"/>
    <w:rsid w:val="002A30C7"/>
    <w:rsid w:val="002A4238"/>
    <w:rsid w:val="002A4507"/>
    <w:rsid w:val="002A4524"/>
    <w:rsid w:val="002A47DF"/>
    <w:rsid w:val="002A4849"/>
    <w:rsid w:val="002A5880"/>
    <w:rsid w:val="002A6283"/>
    <w:rsid w:val="002A6D5C"/>
    <w:rsid w:val="002A73FC"/>
    <w:rsid w:val="002A7757"/>
    <w:rsid w:val="002A77FF"/>
    <w:rsid w:val="002A7F2F"/>
    <w:rsid w:val="002B030A"/>
    <w:rsid w:val="002B0B40"/>
    <w:rsid w:val="002B0CDF"/>
    <w:rsid w:val="002B100A"/>
    <w:rsid w:val="002B11FD"/>
    <w:rsid w:val="002B127A"/>
    <w:rsid w:val="002B1F3A"/>
    <w:rsid w:val="002B2ED3"/>
    <w:rsid w:val="002B431B"/>
    <w:rsid w:val="002B5183"/>
    <w:rsid w:val="002B5A17"/>
    <w:rsid w:val="002B5C07"/>
    <w:rsid w:val="002B67D5"/>
    <w:rsid w:val="002B76AB"/>
    <w:rsid w:val="002B7EAE"/>
    <w:rsid w:val="002B7F88"/>
    <w:rsid w:val="002C1850"/>
    <w:rsid w:val="002C1C7C"/>
    <w:rsid w:val="002C1DFA"/>
    <w:rsid w:val="002C2BB9"/>
    <w:rsid w:val="002C2DC6"/>
    <w:rsid w:val="002C552F"/>
    <w:rsid w:val="002C6479"/>
    <w:rsid w:val="002D034B"/>
    <w:rsid w:val="002D056A"/>
    <w:rsid w:val="002D159D"/>
    <w:rsid w:val="002D163F"/>
    <w:rsid w:val="002D1725"/>
    <w:rsid w:val="002D26D8"/>
    <w:rsid w:val="002D27B2"/>
    <w:rsid w:val="002D2C4A"/>
    <w:rsid w:val="002D3529"/>
    <w:rsid w:val="002D71D5"/>
    <w:rsid w:val="002E02C0"/>
    <w:rsid w:val="002E04A0"/>
    <w:rsid w:val="002E0558"/>
    <w:rsid w:val="002E086A"/>
    <w:rsid w:val="002E08BC"/>
    <w:rsid w:val="002E0941"/>
    <w:rsid w:val="002E0B2E"/>
    <w:rsid w:val="002E21FD"/>
    <w:rsid w:val="002E2295"/>
    <w:rsid w:val="002E2530"/>
    <w:rsid w:val="002E3DF8"/>
    <w:rsid w:val="002E4084"/>
    <w:rsid w:val="002E5470"/>
    <w:rsid w:val="002E5E60"/>
    <w:rsid w:val="002E5E66"/>
    <w:rsid w:val="002E67B4"/>
    <w:rsid w:val="002E716E"/>
    <w:rsid w:val="002E7524"/>
    <w:rsid w:val="002E7C69"/>
    <w:rsid w:val="002F153C"/>
    <w:rsid w:val="002F2139"/>
    <w:rsid w:val="002F27B9"/>
    <w:rsid w:val="002F3945"/>
    <w:rsid w:val="002F422D"/>
    <w:rsid w:val="002F6503"/>
    <w:rsid w:val="002F6578"/>
    <w:rsid w:val="002F657A"/>
    <w:rsid w:val="0030007F"/>
    <w:rsid w:val="003011E2"/>
    <w:rsid w:val="00301A04"/>
    <w:rsid w:val="00302EE4"/>
    <w:rsid w:val="00303185"/>
    <w:rsid w:val="0030403E"/>
    <w:rsid w:val="003040A8"/>
    <w:rsid w:val="003042A6"/>
    <w:rsid w:val="00304FE8"/>
    <w:rsid w:val="003053DE"/>
    <w:rsid w:val="0030582E"/>
    <w:rsid w:val="00306710"/>
    <w:rsid w:val="00306C5F"/>
    <w:rsid w:val="00306D45"/>
    <w:rsid w:val="003073AC"/>
    <w:rsid w:val="003104BD"/>
    <w:rsid w:val="003106CD"/>
    <w:rsid w:val="003110A5"/>
    <w:rsid w:val="00311999"/>
    <w:rsid w:val="003130A2"/>
    <w:rsid w:val="00313DF5"/>
    <w:rsid w:val="00313E99"/>
    <w:rsid w:val="003147AF"/>
    <w:rsid w:val="00315272"/>
    <w:rsid w:val="003153F8"/>
    <w:rsid w:val="0031677D"/>
    <w:rsid w:val="00317D45"/>
    <w:rsid w:val="0032022F"/>
    <w:rsid w:val="00320536"/>
    <w:rsid w:val="00320807"/>
    <w:rsid w:val="003215BC"/>
    <w:rsid w:val="00321AF1"/>
    <w:rsid w:val="00322792"/>
    <w:rsid w:val="0032285B"/>
    <w:rsid w:val="00322887"/>
    <w:rsid w:val="00322B1D"/>
    <w:rsid w:val="00323E4C"/>
    <w:rsid w:val="00324AA5"/>
    <w:rsid w:val="00325502"/>
    <w:rsid w:val="00327705"/>
    <w:rsid w:val="003310D2"/>
    <w:rsid w:val="0033317D"/>
    <w:rsid w:val="003337C5"/>
    <w:rsid w:val="00333C0B"/>
    <w:rsid w:val="003340B0"/>
    <w:rsid w:val="003353F0"/>
    <w:rsid w:val="00337BA7"/>
    <w:rsid w:val="00337C43"/>
    <w:rsid w:val="0034065D"/>
    <w:rsid w:val="00340AA2"/>
    <w:rsid w:val="00341C04"/>
    <w:rsid w:val="00341CD6"/>
    <w:rsid w:val="00341D5A"/>
    <w:rsid w:val="00341EC2"/>
    <w:rsid w:val="00342442"/>
    <w:rsid w:val="003427C8"/>
    <w:rsid w:val="003433CB"/>
    <w:rsid w:val="0034347A"/>
    <w:rsid w:val="00346C7A"/>
    <w:rsid w:val="0034732E"/>
    <w:rsid w:val="0035039E"/>
    <w:rsid w:val="00350AA7"/>
    <w:rsid w:val="00352483"/>
    <w:rsid w:val="00352566"/>
    <w:rsid w:val="003526FE"/>
    <w:rsid w:val="003544DE"/>
    <w:rsid w:val="003558CB"/>
    <w:rsid w:val="00355EBC"/>
    <w:rsid w:val="0035668A"/>
    <w:rsid w:val="003568C7"/>
    <w:rsid w:val="003568D0"/>
    <w:rsid w:val="0035758A"/>
    <w:rsid w:val="003579EA"/>
    <w:rsid w:val="00357AED"/>
    <w:rsid w:val="00357F01"/>
    <w:rsid w:val="003611DF"/>
    <w:rsid w:val="0036247C"/>
    <w:rsid w:val="0036259A"/>
    <w:rsid w:val="0036268C"/>
    <w:rsid w:val="00363289"/>
    <w:rsid w:val="00363500"/>
    <w:rsid w:val="0036412B"/>
    <w:rsid w:val="00364297"/>
    <w:rsid w:val="003648D0"/>
    <w:rsid w:val="003653E2"/>
    <w:rsid w:val="003656B9"/>
    <w:rsid w:val="0036584A"/>
    <w:rsid w:val="00366ABF"/>
    <w:rsid w:val="00366ADE"/>
    <w:rsid w:val="00366BAA"/>
    <w:rsid w:val="00367D52"/>
    <w:rsid w:val="00367F17"/>
    <w:rsid w:val="00370680"/>
    <w:rsid w:val="003709A1"/>
    <w:rsid w:val="00370ED6"/>
    <w:rsid w:val="00372656"/>
    <w:rsid w:val="00372CF0"/>
    <w:rsid w:val="00373CCF"/>
    <w:rsid w:val="00373D8B"/>
    <w:rsid w:val="0037448D"/>
    <w:rsid w:val="00375378"/>
    <w:rsid w:val="00375552"/>
    <w:rsid w:val="00375756"/>
    <w:rsid w:val="0037576F"/>
    <w:rsid w:val="0037789C"/>
    <w:rsid w:val="0038026B"/>
    <w:rsid w:val="0038078C"/>
    <w:rsid w:val="0038106D"/>
    <w:rsid w:val="0038175B"/>
    <w:rsid w:val="00381AA1"/>
    <w:rsid w:val="0038235D"/>
    <w:rsid w:val="003837E1"/>
    <w:rsid w:val="00383A70"/>
    <w:rsid w:val="00384BEB"/>
    <w:rsid w:val="00384E85"/>
    <w:rsid w:val="003857B7"/>
    <w:rsid w:val="00385B0B"/>
    <w:rsid w:val="00385BC2"/>
    <w:rsid w:val="00386273"/>
    <w:rsid w:val="00386880"/>
    <w:rsid w:val="00386D5F"/>
    <w:rsid w:val="00387352"/>
    <w:rsid w:val="00387659"/>
    <w:rsid w:val="00387670"/>
    <w:rsid w:val="003913D8"/>
    <w:rsid w:val="00392351"/>
    <w:rsid w:val="003925EE"/>
    <w:rsid w:val="00392D70"/>
    <w:rsid w:val="00393AC2"/>
    <w:rsid w:val="003945FA"/>
    <w:rsid w:val="0039503F"/>
    <w:rsid w:val="003953CD"/>
    <w:rsid w:val="003956D2"/>
    <w:rsid w:val="00395D92"/>
    <w:rsid w:val="00396720"/>
    <w:rsid w:val="003968E8"/>
    <w:rsid w:val="00396E53"/>
    <w:rsid w:val="003978D8"/>
    <w:rsid w:val="003A0209"/>
    <w:rsid w:val="003A0CA9"/>
    <w:rsid w:val="003A16E3"/>
    <w:rsid w:val="003A18EF"/>
    <w:rsid w:val="003A1ACA"/>
    <w:rsid w:val="003A1CF1"/>
    <w:rsid w:val="003A2376"/>
    <w:rsid w:val="003A335B"/>
    <w:rsid w:val="003A49C9"/>
    <w:rsid w:val="003A51B2"/>
    <w:rsid w:val="003A56EF"/>
    <w:rsid w:val="003A5CDF"/>
    <w:rsid w:val="003A6D02"/>
    <w:rsid w:val="003A6F27"/>
    <w:rsid w:val="003B00A7"/>
    <w:rsid w:val="003B0954"/>
    <w:rsid w:val="003B1C6F"/>
    <w:rsid w:val="003B2C58"/>
    <w:rsid w:val="003B482E"/>
    <w:rsid w:val="003B5506"/>
    <w:rsid w:val="003B5720"/>
    <w:rsid w:val="003B5DEC"/>
    <w:rsid w:val="003B60F6"/>
    <w:rsid w:val="003B7144"/>
    <w:rsid w:val="003B7D46"/>
    <w:rsid w:val="003B7F89"/>
    <w:rsid w:val="003B7FDC"/>
    <w:rsid w:val="003C08BB"/>
    <w:rsid w:val="003C0E80"/>
    <w:rsid w:val="003C2CDB"/>
    <w:rsid w:val="003C2DF6"/>
    <w:rsid w:val="003C3231"/>
    <w:rsid w:val="003C3C70"/>
    <w:rsid w:val="003C43F5"/>
    <w:rsid w:val="003C4A68"/>
    <w:rsid w:val="003C55E6"/>
    <w:rsid w:val="003C57C3"/>
    <w:rsid w:val="003C58E9"/>
    <w:rsid w:val="003C5BEA"/>
    <w:rsid w:val="003C6075"/>
    <w:rsid w:val="003C6D7F"/>
    <w:rsid w:val="003C70C4"/>
    <w:rsid w:val="003C79BE"/>
    <w:rsid w:val="003D04BA"/>
    <w:rsid w:val="003D090B"/>
    <w:rsid w:val="003D1639"/>
    <w:rsid w:val="003D1B15"/>
    <w:rsid w:val="003D1DF9"/>
    <w:rsid w:val="003D26F0"/>
    <w:rsid w:val="003D2A81"/>
    <w:rsid w:val="003D3E4A"/>
    <w:rsid w:val="003D4DAD"/>
    <w:rsid w:val="003D5AEC"/>
    <w:rsid w:val="003D7573"/>
    <w:rsid w:val="003E0389"/>
    <w:rsid w:val="003E0592"/>
    <w:rsid w:val="003E1B4C"/>
    <w:rsid w:val="003E1C8C"/>
    <w:rsid w:val="003E1F4A"/>
    <w:rsid w:val="003E25A3"/>
    <w:rsid w:val="003E3048"/>
    <w:rsid w:val="003E3C7E"/>
    <w:rsid w:val="003E4064"/>
    <w:rsid w:val="003E448D"/>
    <w:rsid w:val="003E4B05"/>
    <w:rsid w:val="003E4CA4"/>
    <w:rsid w:val="003E5D26"/>
    <w:rsid w:val="003E7AE0"/>
    <w:rsid w:val="003F0719"/>
    <w:rsid w:val="003F07E1"/>
    <w:rsid w:val="003F36E8"/>
    <w:rsid w:val="003F385F"/>
    <w:rsid w:val="003F3A8D"/>
    <w:rsid w:val="003F43F9"/>
    <w:rsid w:val="003F5FC4"/>
    <w:rsid w:val="003F6516"/>
    <w:rsid w:val="003F6573"/>
    <w:rsid w:val="003F6694"/>
    <w:rsid w:val="003F71BA"/>
    <w:rsid w:val="003F76D4"/>
    <w:rsid w:val="003F7F92"/>
    <w:rsid w:val="00401263"/>
    <w:rsid w:val="00401353"/>
    <w:rsid w:val="004016CA"/>
    <w:rsid w:val="004023EC"/>
    <w:rsid w:val="00403A27"/>
    <w:rsid w:val="00403AF0"/>
    <w:rsid w:val="00403EDA"/>
    <w:rsid w:val="004047D1"/>
    <w:rsid w:val="00404C6A"/>
    <w:rsid w:val="004057C3"/>
    <w:rsid w:val="00407122"/>
    <w:rsid w:val="00407459"/>
    <w:rsid w:val="004076B4"/>
    <w:rsid w:val="00407ED5"/>
    <w:rsid w:val="00410122"/>
    <w:rsid w:val="00410E29"/>
    <w:rsid w:val="00413083"/>
    <w:rsid w:val="0041351D"/>
    <w:rsid w:val="00413962"/>
    <w:rsid w:val="00414E4E"/>
    <w:rsid w:val="00416B27"/>
    <w:rsid w:val="004170E5"/>
    <w:rsid w:val="00422F67"/>
    <w:rsid w:val="00422F94"/>
    <w:rsid w:val="00423614"/>
    <w:rsid w:val="0042380C"/>
    <w:rsid w:val="00426B41"/>
    <w:rsid w:val="00426CB0"/>
    <w:rsid w:val="00427328"/>
    <w:rsid w:val="00430AE9"/>
    <w:rsid w:val="00430E06"/>
    <w:rsid w:val="0043104B"/>
    <w:rsid w:val="00431115"/>
    <w:rsid w:val="0043295E"/>
    <w:rsid w:val="00433332"/>
    <w:rsid w:val="004338F7"/>
    <w:rsid w:val="00434A2B"/>
    <w:rsid w:val="00434ABA"/>
    <w:rsid w:val="00434AC2"/>
    <w:rsid w:val="004350B7"/>
    <w:rsid w:val="0043669F"/>
    <w:rsid w:val="00436DE5"/>
    <w:rsid w:val="00437CBF"/>
    <w:rsid w:val="00437E71"/>
    <w:rsid w:val="0044299C"/>
    <w:rsid w:val="004459DC"/>
    <w:rsid w:val="00446974"/>
    <w:rsid w:val="00446C68"/>
    <w:rsid w:val="00446C6D"/>
    <w:rsid w:val="00446D33"/>
    <w:rsid w:val="0044762B"/>
    <w:rsid w:val="0045031C"/>
    <w:rsid w:val="0045110E"/>
    <w:rsid w:val="004524AC"/>
    <w:rsid w:val="004525D9"/>
    <w:rsid w:val="004529FF"/>
    <w:rsid w:val="00454398"/>
    <w:rsid w:val="00454ABC"/>
    <w:rsid w:val="004562DF"/>
    <w:rsid w:val="00456643"/>
    <w:rsid w:val="00460CFE"/>
    <w:rsid w:val="0046171F"/>
    <w:rsid w:val="00461839"/>
    <w:rsid w:val="00461A97"/>
    <w:rsid w:val="00461C03"/>
    <w:rsid w:val="004623CB"/>
    <w:rsid w:val="00463291"/>
    <w:rsid w:val="00463767"/>
    <w:rsid w:val="00463CBB"/>
    <w:rsid w:val="004640E9"/>
    <w:rsid w:val="00464B79"/>
    <w:rsid w:val="00465435"/>
    <w:rsid w:val="004654C3"/>
    <w:rsid w:val="00465BD6"/>
    <w:rsid w:val="00465E2C"/>
    <w:rsid w:val="00466B72"/>
    <w:rsid w:val="00467138"/>
    <w:rsid w:val="00470C3B"/>
    <w:rsid w:val="00470E73"/>
    <w:rsid w:val="00471ACC"/>
    <w:rsid w:val="004722D1"/>
    <w:rsid w:val="004723FA"/>
    <w:rsid w:val="0047318B"/>
    <w:rsid w:val="00473232"/>
    <w:rsid w:val="00473C0C"/>
    <w:rsid w:val="00473C2F"/>
    <w:rsid w:val="004749E6"/>
    <w:rsid w:val="004752B7"/>
    <w:rsid w:val="004771A6"/>
    <w:rsid w:val="004774DF"/>
    <w:rsid w:val="00477B7D"/>
    <w:rsid w:val="0048050B"/>
    <w:rsid w:val="004810C5"/>
    <w:rsid w:val="0048187A"/>
    <w:rsid w:val="00482BED"/>
    <w:rsid w:val="00482CED"/>
    <w:rsid w:val="00482E5A"/>
    <w:rsid w:val="004839B0"/>
    <w:rsid w:val="00483C53"/>
    <w:rsid w:val="00483D91"/>
    <w:rsid w:val="00483E86"/>
    <w:rsid w:val="0048400C"/>
    <w:rsid w:val="004856D0"/>
    <w:rsid w:val="00486836"/>
    <w:rsid w:val="004871EF"/>
    <w:rsid w:val="00487614"/>
    <w:rsid w:val="004879E7"/>
    <w:rsid w:val="00487ACC"/>
    <w:rsid w:val="0049059C"/>
    <w:rsid w:val="00490828"/>
    <w:rsid w:val="0049094C"/>
    <w:rsid w:val="00490CFD"/>
    <w:rsid w:val="00490F9D"/>
    <w:rsid w:val="004910B2"/>
    <w:rsid w:val="004910ED"/>
    <w:rsid w:val="00491C81"/>
    <w:rsid w:val="0049292D"/>
    <w:rsid w:val="00492E6B"/>
    <w:rsid w:val="00492F9F"/>
    <w:rsid w:val="00493C69"/>
    <w:rsid w:val="00494BA9"/>
    <w:rsid w:val="004953C5"/>
    <w:rsid w:val="00495FB4"/>
    <w:rsid w:val="00496726"/>
    <w:rsid w:val="004968FB"/>
    <w:rsid w:val="00496C06"/>
    <w:rsid w:val="00496ECE"/>
    <w:rsid w:val="004978D4"/>
    <w:rsid w:val="004A2043"/>
    <w:rsid w:val="004A27CC"/>
    <w:rsid w:val="004A2A2F"/>
    <w:rsid w:val="004A3C26"/>
    <w:rsid w:val="004A5FFE"/>
    <w:rsid w:val="004A7960"/>
    <w:rsid w:val="004A7E70"/>
    <w:rsid w:val="004B0F27"/>
    <w:rsid w:val="004B27B0"/>
    <w:rsid w:val="004B2F82"/>
    <w:rsid w:val="004B33F3"/>
    <w:rsid w:val="004B3E9D"/>
    <w:rsid w:val="004B47FB"/>
    <w:rsid w:val="004B4A86"/>
    <w:rsid w:val="004B4D1C"/>
    <w:rsid w:val="004B6111"/>
    <w:rsid w:val="004B641B"/>
    <w:rsid w:val="004B6EA1"/>
    <w:rsid w:val="004B7179"/>
    <w:rsid w:val="004B7F28"/>
    <w:rsid w:val="004C15EA"/>
    <w:rsid w:val="004C2688"/>
    <w:rsid w:val="004C2861"/>
    <w:rsid w:val="004C2E0A"/>
    <w:rsid w:val="004C2EC5"/>
    <w:rsid w:val="004C3DEA"/>
    <w:rsid w:val="004C4099"/>
    <w:rsid w:val="004C4860"/>
    <w:rsid w:val="004C520E"/>
    <w:rsid w:val="004C55AC"/>
    <w:rsid w:val="004C68C1"/>
    <w:rsid w:val="004C712A"/>
    <w:rsid w:val="004C7838"/>
    <w:rsid w:val="004C7874"/>
    <w:rsid w:val="004C7DAA"/>
    <w:rsid w:val="004D01CE"/>
    <w:rsid w:val="004D06B1"/>
    <w:rsid w:val="004D0C84"/>
    <w:rsid w:val="004D10B8"/>
    <w:rsid w:val="004D1195"/>
    <w:rsid w:val="004D22AE"/>
    <w:rsid w:val="004D290F"/>
    <w:rsid w:val="004D29D7"/>
    <w:rsid w:val="004D3FB6"/>
    <w:rsid w:val="004D582E"/>
    <w:rsid w:val="004D612A"/>
    <w:rsid w:val="004D6711"/>
    <w:rsid w:val="004D6B77"/>
    <w:rsid w:val="004D6E15"/>
    <w:rsid w:val="004D72D3"/>
    <w:rsid w:val="004D7D70"/>
    <w:rsid w:val="004E0575"/>
    <w:rsid w:val="004E089F"/>
    <w:rsid w:val="004E0E83"/>
    <w:rsid w:val="004E14D0"/>
    <w:rsid w:val="004E14FC"/>
    <w:rsid w:val="004E3486"/>
    <w:rsid w:val="004E3E2E"/>
    <w:rsid w:val="004E47DF"/>
    <w:rsid w:val="004E4BDE"/>
    <w:rsid w:val="004E535E"/>
    <w:rsid w:val="004E54A5"/>
    <w:rsid w:val="004E77C9"/>
    <w:rsid w:val="004E7C1A"/>
    <w:rsid w:val="004F414B"/>
    <w:rsid w:val="004F425F"/>
    <w:rsid w:val="004F4886"/>
    <w:rsid w:val="004F48E3"/>
    <w:rsid w:val="004F503F"/>
    <w:rsid w:val="004F517C"/>
    <w:rsid w:val="004F5BBD"/>
    <w:rsid w:val="004F5FF4"/>
    <w:rsid w:val="004F64B4"/>
    <w:rsid w:val="004F671F"/>
    <w:rsid w:val="004F6F63"/>
    <w:rsid w:val="004F759A"/>
    <w:rsid w:val="004F7C6D"/>
    <w:rsid w:val="00500A77"/>
    <w:rsid w:val="00500F18"/>
    <w:rsid w:val="00501B7A"/>
    <w:rsid w:val="00502788"/>
    <w:rsid w:val="00502CBA"/>
    <w:rsid w:val="00504000"/>
    <w:rsid w:val="005046EC"/>
    <w:rsid w:val="00505B31"/>
    <w:rsid w:val="00505FD6"/>
    <w:rsid w:val="0050632D"/>
    <w:rsid w:val="00507D5C"/>
    <w:rsid w:val="005102EF"/>
    <w:rsid w:val="005109EC"/>
    <w:rsid w:val="00510DE0"/>
    <w:rsid w:val="00511529"/>
    <w:rsid w:val="00513716"/>
    <w:rsid w:val="00514A32"/>
    <w:rsid w:val="00514B33"/>
    <w:rsid w:val="00516B51"/>
    <w:rsid w:val="0051719C"/>
    <w:rsid w:val="00517387"/>
    <w:rsid w:val="0052007F"/>
    <w:rsid w:val="005202EC"/>
    <w:rsid w:val="005219E3"/>
    <w:rsid w:val="00521AAB"/>
    <w:rsid w:val="00521FBF"/>
    <w:rsid w:val="00522203"/>
    <w:rsid w:val="00523869"/>
    <w:rsid w:val="00523BD2"/>
    <w:rsid w:val="00523FD9"/>
    <w:rsid w:val="00524473"/>
    <w:rsid w:val="00524543"/>
    <w:rsid w:val="00524C91"/>
    <w:rsid w:val="00524E80"/>
    <w:rsid w:val="005250FD"/>
    <w:rsid w:val="005260C5"/>
    <w:rsid w:val="00526904"/>
    <w:rsid w:val="00527C11"/>
    <w:rsid w:val="005314EB"/>
    <w:rsid w:val="00531985"/>
    <w:rsid w:val="00533948"/>
    <w:rsid w:val="0053398A"/>
    <w:rsid w:val="00533A76"/>
    <w:rsid w:val="00533AE9"/>
    <w:rsid w:val="005340D2"/>
    <w:rsid w:val="00534513"/>
    <w:rsid w:val="00534F93"/>
    <w:rsid w:val="0053527A"/>
    <w:rsid w:val="00535A0C"/>
    <w:rsid w:val="0053601D"/>
    <w:rsid w:val="0053614D"/>
    <w:rsid w:val="005370A1"/>
    <w:rsid w:val="005372DE"/>
    <w:rsid w:val="00537E68"/>
    <w:rsid w:val="00540805"/>
    <w:rsid w:val="00540A6D"/>
    <w:rsid w:val="00542285"/>
    <w:rsid w:val="00543918"/>
    <w:rsid w:val="00543B69"/>
    <w:rsid w:val="005440A0"/>
    <w:rsid w:val="005441A2"/>
    <w:rsid w:val="00544402"/>
    <w:rsid w:val="0054473E"/>
    <w:rsid w:val="005467FE"/>
    <w:rsid w:val="00546AA7"/>
    <w:rsid w:val="00546AD2"/>
    <w:rsid w:val="00547244"/>
    <w:rsid w:val="00547BF4"/>
    <w:rsid w:val="00550E21"/>
    <w:rsid w:val="00551718"/>
    <w:rsid w:val="00551E1D"/>
    <w:rsid w:val="005529B9"/>
    <w:rsid w:val="005537A9"/>
    <w:rsid w:val="005539F3"/>
    <w:rsid w:val="00554FAF"/>
    <w:rsid w:val="005560E1"/>
    <w:rsid w:val="005568C3"/>
    <w:rsid w:val="005574FA"/>
    <w:rsid w:val="0056061E"/>
    <w:rsid w:val="00560D99"/>
    <w:rsid w:val="00561128"/>
    <w:rsid w:val="00561E83"/>
    <w:rsid w:val="00561F78"/>
    <w:rsid w:val="0056298A"/>
    <w:rsid w:val="0056348D"/>
    <w:rsid w:val="005635B5"/>
    <w:rsid w:val="0056407E"/>
    <w:rsid w:val="0056439D"/>
    <w:rsid w:val="005647EC"/>
    <w:rsid w:val="00565A32"/>
    <w:rsid w:val="00565C89"/>
    <w:rsid w:val="00565D8D"/>
    <w:rsid w:val="00565FDA"/>
    <w:rsid w:val="0056666D"/>
    <w:rsid w:val="00566E75"/>
    <w:rsid w:val="0056777A"/>
    <w:rsid w:val="0057016E"/>
    <w:rsid w:val="00570881"/>
    <w:rsid w:val="0057168D"/>
    <w:rsid w:val="005748C6"/>
    <w:rsid w:val="005751B4"/>
    <w:rsid w:val="00575757"/>
    <w:rsid w:val="0057599B"/>
    <w:rsid w:val="00577B0F"/>
    <w:rsid w:val="00577FEE"/>
    <w:rsid w:val="00580235"/>
    <w:rsid w:val="00580359"/>
    <w:rsid w:val="005805E0"/>
    <w:rsid w:val="00580603"/>
    <w:rsid w:val="0058137D"/>
    <w:rsid w:val="00581C8E"/>
    <w:rsid w:val="00583232"/>
    <w:rsid w:val="005834DA"/>
    <w:rsid w:val="0058351B"/>
    <w:rsid w:val="00583A31"/>
    <w:rsid w:val="0058522C"/>
    <w:rsid w:val="00585B58"/>
    <w:rsid w:val="00585BFB"/>
    <w:rsid w:val="00587345"/>
    <w:rsid w:val="00590EEC"/>
    <w:rsid w:val="005918CF"/>
    <w:rsid w:val="00591E29"/>
    <w:rsid w:val="00593C7C"/>
    <w:rsid w:val="005941F2"/>
    <w:rsid w:val="00596093"/>
    <w:rsid w:val="005961CB"/>
    <w:rsid w:val="00596D09"/>
    <w:rsid w:val="00597293"/>
    <w:rsid w:val="00597313"/>
    <w:rsid w:val="00597ED1"/>
    <w:rsid w:val="005A0C54"/>
    <w:rsid w:val="005A16CC"/>
    <w:rsid w:val="005A220B"/>
    <w:rsid w:val="005A3C9B"/>
    <w:rsid w:val="005A3D90"/>
    <w:rsid w:val="005A49B2"/>
    <w:rsid w:val="005A524E"/>
    <w:rsid w:val="005A5BC2"/>
    <w:rsid w:val="005A7654"/>
    <w:rsid w:val="005A77C8"/>
    <w:rsid w:val="005A7D39"/>
    <w:rsid w:val="005B0DD8"/>
    <w:rsid w:val="005B0F70"/>
    <w:rsid w:val="005B1451"/>
    <w:rsid w:val="005B2070"/>
    <w:rsid w:val="005B25B8"/>
    <w:rsid w:val="005B2B7A"/>
    <w:rsid w:val="005B4581"/>
    <w:rsid w:val="005B4908"/>
    <w:rsid w:val="005B4CA9"/>
    <w:rsid w:val="005B59A8"/>
    <w:rsid w:val="005B5AF4"/>
    <w:rsid w:val="005B7A7E"/>
    <w:rsid w:val="005C05E7"/>
    <w:rsid w:val="005C0804"/>
    <w:rsid w:val="005C1578"/>
    <w:rsid w:val="005C1D93"/>
    <w:rsid w:val="005C24E9"/>
    <w:rsid w:val="005C5477"/>
    <w:rsid w:val="005C5AF7"/>
    <w:rsid w:val="005C5DE8"/>
    <w:rsid w:val="005C63F3"/>
    <w:rsid w:val="005C6E62"/>
    <w:rsid w:val="005C6F8F"/>
    <w:rsid w:val="005C75A2"/>
    <w:rsid w:val="005C783B"/>
    <w:rsid w:val="005C7C82"/>
    <w:rsid w:val="005D281B"/>
    <w:rsid w:val="005D3C31"/>
    <w:rsid w:val="005D4058"/>
    <w:rsid w:val="005D4E08"/>
    <w:rsid w:val="005D56DD"/>
    <w:rsid w:val="005D647E"/>
    <w:rsid w:val="005D691E"/>
    <w:rsid w:val="005D7BA1"/>
    <w:rsid w:val="005E0387"/>
    <w:rsid w:val="005E1454"/>
    <w:rsid w:val="005E2671"/>
    <w:rsid w:val="005E2C57"/>
    <w:rsid w:val="005E349F"/>
    <w:rsid w:val="005E3D03"/>
    <w:rsid w:val="005E4455"/>
    <w:rsid w:val="005E5DED"/>
    <w:rsid w:val="005E606B"/>
    <w:rsid w:val="005E6430"/>
    <w:rsid w:val="005E662C"/>
    <w:rsid w:val="005E6667"/>
    <w:rsid w:val="005E6888"/>
    <w:rsid w:val="005E69AF"/>
    <w:rsid w:val="005E6DB3"/>
    <w:rsid w:val="005E6E5F"/>
    <w:rsid w:val="005E6FE4"/>
    <w:rsid w:val="005E7FB1"/>
    <w:rsid w:val="005F015A"/>
    <w:rsid w:val="005F18CF"/>
    <w:rsid w:val="005F206D"/>
    <w:rsid w:val="005F3972"/>
    <w:rsid w:val="005F3E2E"/>
    <w:rsid w:val="005F4826"/>
    <w:rsid w:val="005F5225"/>
    <w:rsid w:val="005F63CE"/>
    <w:rsid w:val="005F6451"/>
    <w:rsid w:val="005F6590"/>
    <w:rsid w:val="005F6BB1"/>
    <w:rsid w:val="0060011E"/>
    <w:rsid w:val="00600394"/>
    <w:rsid w:val="0060091B"/>
    <w:rsid w:val="006009B7"/>
    <w:rsid w:val="00600D9D"/>
    <w:rsid w:val="00600F13"/>
    <w:rsid w:val="0060101C"/>
    <w:rsid w:val="00601885"/>
    <w:rsid w:val="006023C7"/>
    <w:rsid w:val="0060241F"/>
    <w:rsid w:val="00602D05"/>
    <w:rsid w:val="0060322C"/>
    <w:rsid w:val="006035C1"/>
    <w:rsid w:val="006048BA"/>
    <w:rsid w:val="00605096"/>
    <w:rsid w:val="0060637D"/>
    <w:rsid w:val="00606984"/>
    <w:rsid w:val="00606B84"/>
    <w:rsid w:val="006070F9"/>
    <w:rsid w:val="006071FD"/>
    <w:rsid w:val="00607434"/>
    <w:rsid w:val="00607818"/>
    <w:rsid w:val="00607937"/>
    <w:rsid w:val="0061042F"/>
    <w:rsid w:val="00610B99"/>
    <w:rsid w:val="00610DFA"/>
    <w:rsid w:val="00611FE8"/>
    <w:rsid w:val="00613805"/>
    <w:rsid w:val="00614A4C"/>
    <w:rsid w:val="006155E9"/>
    <w:rsid w:val="00615808"/>
    <w:rsid w:val="006159D2"/>
    <w:rsid w:val="0061625A"/>
    <w:rsid w:val="00617DD1"/>
    <w:rsid w:val="00617F49"/>
    <w:rsid w:val="0062068B"/>
    <w:rsid w:val="00620729"/>
    <w:rsid w:val="00620C7F"/>
    <w:rsid w:val="00621A0C"/>
    <w:rsid w:val="00621C99"/>
    <w:rsid w:val="00621FD1"/>
    <w:rsid w:val="006236EC"/>
    <w:rsid w:val="0062387B"/>
    <w:rsid w:val="0062413A"/>
    <w:rsid w:val="006241E4"/>
    <w:rsid w:val="00624296"/>
    <w:rsid w:val="006242C0"/>
    <w:rsid w:val="00624426"/>
    <w:rsid w:val="006250F1"/>
    <w:rsid w:val="00626D88"/>
    <w:rsid w:val="00626F09"/>
    <w:rsid w:val="00627E93"/>
    <w:rsid w:val="006313BD"/>
    <w:rsid w:val="0063202F"/>
    <w:rsid w:val="006324A0"/>
    <w:rsid w:val="00632C86"/>
    <w:rsid w:val="00632D59"/>
    <w:rsid w:val="006330B8"/>
    <w:rsid w:val="0063367F"/>
    <w:rsid w:val="00633952"/>
    <w:rsid w:val="00633CAD"/>
    <w:rsid w:val="0063406C"/>
    <w:rsid w:val="00634655"/>
    <w:rsid w:val="00634B3F"/>
    <w:rsid w:val="00634C0F"/>
    <w:rsid w:val="006350D3"/>
    <w:rsid w:val="00635E97"/>
    <w:rsid w:val="0063693D"/>
    <w:rsid w:val="006371B8"/>
    <w:rsid w:val="0063777D"/>
    <w:rsid w:val="006378E8"/>
    <w:rsid w:val="0064029A"/>
    <w:rsid w:val="00640DD2"/>
    <w:rsid w:val="0064143D"/>
    <w:rsid w:val="00642291"/>
    <w:rsid w:val="006447F4"/>
    <w:rsid w:val="00644AB5"/>
    <w:rsid w:val="00644DFB"/>
    <w:rsid w:val="00646246"/>
    <w:rsid w:val="006463D7"/>
    <w:rsid w:val="00646FF9"/>
    <w:rsid w:val="0064795D"/>
    <w:rsid w:val="00650418"/>
    <w:rsid w:val="0065061C"/>
    <w:rsid w:val="00650FBB"/>
    <w:rsid w:val="006514E4"/>
    <w:rsid w:val="0065150E"/>
    <w:rsid w:val="006516FA"/>
    <w:rsid w:val="00653F13"/>
    <w:rsid w:val="0065430F"/>
    <w:rsid w:val="0065432E"/>
    <w:rsid w:val="00654B82"/>
    <w:rsid w:val="00654CE6"/>
    <w:rsid w:val="006553F7"/>
    <w:rsid w:val="006554D0"/>
    <w:rsid w:val="0065600B"/>
    <w:rsid w:val="00657D85"/>
    <w:rsid w:val="00660DDE"/>
    <w:rsid w:val="006611E9"/>
    <w:rsid w:val="00661722"/>
    <w:rsid w:val="00662017"/>
    <w:rsid w:val="00662447"/>
    <w:rsid w:val="0066281F"/>
    <w:rsid w:val="00662930"/>
    <w:rsid w:val="00662D1C"/>
    <w:rsid w:val="00663468"/>
    <w:rsid w:val="00663684"/>
    <w:rsid w:val="006636C8"/>
    <w:rsid w:val="00664237"/>
    <w:rsid w:val="0066439E"/>
    <w:rsid w:val="00664B4C"/>
    <w:rsid w:val="00665D60"/>
    <w:rsid w:val="00665DB2"/>
    <w:rsid w:val="00665FFD"/>
    <w:rsid w:val="00666093"/>
    <w:rsid w:val="00666481"/>
    <w:rsid w:val="00666DFA"/>
    <w:rsid w:val="00670799"/>
    <w:rsid w:val="00672112"/>
    <w:rsid w:val="006728EB"/>
    <w:rsid w:val="00672EDA"/>
    <w:rsid w:val="00672FFE"/>
    <w:rsid w:val="006734E4"/>
    <w:rsid w:val="00673718"/>
    <w:rsid w:val="00674363"/>
    <w:rsid w:val="006746F7"/>
    <w:rsid w:val="00674B61"/>
    <w:rsid w:val="0067520C"/>
    <w:rsid w:val="006755D1"/>
    <w:rsid w:val="00677652"/>
    <w:rsid w:val="0067783D"/>
    <w:rsid w:val="00680404"/>
    <w:rsid w:val="00680B8A"/>
    <w:rsid w:val="00681E14"/>
    <w:rsid w:val="00681F95"/>
    <w:rsid w:val="0068208B"/>
    <w:rsid w:val="006826B3"/>
    <w:rsid w:val="00683C87"/>
    <w:rsid w:val="006845B9"/>
    <w:rsid w:val="006851DB"/>
    <w:rsid w:val="0069154D"/>
    <w:rsid w:val="00693EF1"/>
    <w:rsid w:val="00694DEF"/>
    <w:rsid w:val="00695722"/>
    <w:rsid w:val="00695C6B"/>
    <w:rsid w:val="00695E15"/>
    <w:rsid w:val="00697311"/>
    <w:rsid w:val="006974D9"/>
    <w:rsid w:val="006A1113"/>
    <w:rsid w:val="006A1BF3"/>
    <w:rsid w:val="006A2168"/>
    <w:rsid w:val="006A21EA"/>
    <w:rsid w:val="006A3CAC"/>
    <w:rsid w:val="006A4105"/>
    <w:rsid w:val="006A6FDF"/>
    <w:rsid w:val="006B00AB"/>
    <w:rsid w:val="006B03F8"/>
    <w:rsid w:val="006B0A11"/>
    <w:rsid w:val="006B2133"/>
    <w:rsid w:val="006B3161"/>
    <w:rsid w:val="006B46FA"/>
    <w:rsid w:val="006B5A3B"/>
    <w:rsid w:val="006B753C"/>
    <w:rsid w:val="006C01E3"/>
    <w:rsid w:val="006C076D"/>
    <w:rsid w:val="006C07FF"/>
    <w:rsid w:val="006C1048"/>
    <w:rsid w:val="006C12EC"/>
    <w:rsid w:val="006C202D"/>
    <w:rsid w:val="006C20DF"/>
    <w:rsid w:val="006C214B"/>
    <w:rsid w:val="006C25DD"/>
    <w:rsid w:val="006C3843"/>
    <w:rsid w:val="006C3BB4"/>
    <w:rsid w:val="006C3CD5"/>
    <w:rsid w:val="006C4BA9"/>
    <w:rsid w:val="006C4CCD"/>
    <w:rsid w:val="006C5A6B"/>
    <w:rsid w:val="006C70C3"/>
    <w:rsid w:val="006C7FF9"/>
    <w:rsid w:val="006D0009"/>
    <w:rsid w:val="006D014E"/>
    <w:rsid w:val="006D0A9B"/>
    <w:rsid w:val="006D1516"/>
    <w:rsid w:val="006D1DAA"/>
    <w:rsid w:val="006D2A07"/>
    <w:rsid w:val="006D2CD3"/>
    <w:rsid w:val="006D3234"/>
    <w:rsid w:val="006D35EA"/>
    <w:rsid w:val="006D522E"/>
    <w:rsid w:val="006D68DA"/>
    <w:rsid w:val="006D71B7"/>
    <w:rsid w:val="006D73B2"/>
    <w:rsid w:val="006D74DC"/>
    <w:rsid w:val="006D7C0E"/>
    <w:rsid w:val="006D7CB3"/>
    <w:rsid w:val="006D7F96"/>
    <w:rsid w:val="006E14BE"/>
    <w:rsid w:val="006E1DC8"/>
    <w:rsid w:val="006E2738"/>
    <w:rsid w:val="006E3746"/>
    <w:rsid w:val="006E3841"/>
    <w:rsid w:val="006E3AF5"/>
    <w:rsid w:val="006E4748"/>
    <w:rsid w:val="006E4A09"/>
    <w:rsid w:val="006E5BB7"/>
    <w:rsid w:val="006E77BD"/>
    <w:rsid w:val="006F0A07"/>
    <w:rsid w:val="006F0AA2"/>
    <w:rsid w:val="006F0F92"/>
    <w:rsid w:val="006F1111"/>
    <w:rsid w:val="006F117B"/>
    <w:rsid w:val="006F16BC"/>
    <w:rsid w:val="006F18F9"/>
    <w:rsid w:val="006F2852"/>
    <w:rsid w:val="006F2E89"/>
    <w:rsid w:val="006F3890"/>
    <w:rsid w:val="006F38F6"/>
    <w:rsid w:val="006F414F"/>
    <w:rsid w:val="006F4234"/>
    <w:rsid w:val="006F50A1"/>
    <w:rsid w:val="006F5539"/>
    <w:rsid w:val="006F682F"/>
    <w:rsid w:val="00700D89"/>
    <w:rsid w:val="0070161F"/>
    <w:rsid w:val="00702C54"/>
    <w:rsid w:val="00702D4D"/>
    <w:rsid w:val="00702DED"/>
    <w:rsid w:val="007039AF"/>
    <w:rsid w:val="00703C3E"/>
    <w:rsid w:val="007041DB"/>
    <w:rsid w:val="007041F4"/>
    <w:rsid w:val="0070464D"/>
    <w:rsid w:val="007049E6"/>
    <w:rsid w:val="00705C34"/>
    <w:rsid w:val="00705CA9"/>
    <w:rsid w:val="00706777"/>
    <w:rsid w:val="007072F1"/>
    <w:rsid w:val="00707303"/>
    <w:rsid w:val="00707E5D"/>
    <w:rsid w:val="00710147"/>
    <w:rsid w:val="00710197"/>
    <w:rsid w:val="00710C4E"/>
    <w:rsid w:val="007115D4"/>
    <w:rsid w:val="0071170E"/>
    <w:rsid w:val="007117FE"/>
    <w:rsid w:val="00711B2C"/>
    <w:rsid w:val="007122AE"/>
    <w:rsid w:val="00714BB1"/>
    <w:rsid w:val="00715AF4"/>
    <w:rsid w:val="007160FC"/>
    <w:rsid w:val="00716C94"/>
    <w:rsid w:val="00716E12"/>
    <w:rsid w:val="00717DBE"/>
    <w:rsid w:val="0072037E"/>
    <w:rsid w:val="007206FA"/>
    <w:rsid w:val="007207CC"/>
    <w:rsid w:val="007212CE"/>
    <w:rsid w:val="007222AD"/>
    <w:rsid w:val="00722802"/>
    <w:rsid w:val="00722CFD"/>
    <w:rsid w:val="00723A88"/>
    <w:rsid w:val="00723E0C"/>
    <w:rsid w:val="00724059"/>
    <w:rsid w:val="007248E2"/>
    <w:rsid w:val="00724E7A"/>
    <w:rsid w:val="007254ED"/>
    <w:rsid w:val="007271C7"/>
    <w:rsid w:val="0073081E"/>
    <w:rsid w:val="00730AE4"/>
    <w:rsid w:val="00730DC6"/>
    <w:rsid w:val="00731FC9"/>
    <w:rsid w:val="007333E3"/>
    <w:rsid w:val="00733931"/>
    <w:rsid w:val="00734380"/>
    <w:rsid w:val="007349A2"/>
    <w:rsid w:val="00735451"/>
    <w:rsid w:val="00735FA5"/>
    <w:rsid w:val="00736714"/>
    <w:rsid w:val="00736AA9"/>
    <w:rsid w:val="007372B7"/>
    <w:rsid w:val="0073750E"/>
    <w:rsid w:val="007379AB"/>
    <w:rsid w:val="00737CF9"/>
    <w:rsid w:val="0074073D"/>
    <w:rsid w:val="007416BD"/>
    <w:rsid w:val="00741AFA"/>
    <w:rsid w:val="007438C6"/>
    <w:rsid w:val="007445F2"/>
    <w:rsid w:val="0074555B"/>
    <w:rsid w:val="00746176"/>
    <w:rsid w:val="00746A16"/>
    <w:rsid w:val="00747452"/>
    <w:rsid w:val="00750289"/>
    <w:rsid w:val="00750839"/>
    <w:rsid w:val="00750BFD"/>
    <w:rsid w:val="007520B2"/>
    <w:rsid w:val="0075232E"/>
    <w:rsid w:val="007526AC"/>
    <w:rsid w:val="0075286D"/>
    <w:rsid w:val="00752928"/>
    <w:rsid w:val="00752AC1"/>
    <w:rsid w:val="007530C3"/>
    <w:rsid w:val="00753C6A"/>
    <w:rsid w:val="007540F6"/>
    <w:rsid w:val="00754DA8"/>
    <w:rsid w:val="00754F86"/>
    <w:rsid w:val="00755E97"/>
    <w:rsid w:val="00756158"/>
    <w:rsid w:val="0076063B"/>
    <w:rsid w:val="00761148"/>
    <w:rsid w:val="007613CF"/>
    <w:rsid w:val="00761519"/>
    <w:rsid w:val="007618E4"/>
    <w:rsid w:val="0076295F"/>
    <w:rsid w:val="00763F5A"/>
    <w:rsid w:val="00764D28"/>
    <w:rsid w:val="00764D4D"/>
    <w:rsid w:val="00765956"/>
    <w:rsid w:val="00766399"/>
    <w:rsid w:val="00766BF3"/>
    <w:rsid w:val="007677E1"/>
    <w:rsid w:val="00767BE8"/>
    <w:rsid w:val="00770979"/>
    <w:rsid w:val="007721A2"/>
    <w:rsid w:val="00772B4A"/>
    <w:rsid w:val="00772BD1"/>
    <w:rsid w:val="0077402D"/>
    <w:rsid w:val="00775371"/>
    <w:rsid w:val="007756B3"/>
    <w:rsid w:val="00776E78"/>
    <w:rsid w:val="00776F99"/>
    <w:rsid w:val="00780071"/>
    <w:rsid w:val="00780AF1"/>
    <w:rsid w:val="00780F9B"/>
    <w:rsid w:val="00781A16"/>
    <w:rsid w:val="00782510"/>
    <w:rsid w:val="00782B6F"/>
    <w:rsid w:val="0078597F"/>
    <w:rsid w:val="00785E42"/>
    <w:rsid w:val="00786081"/>
    <w:rsid w:val="00786728"/>
    <w:rsid w:val="007867C9"/>
    <w:rsid w:val="00786E40"/>
    <w:rsid w:val="00787169"/>
    <w:rsid w:val="00787365"/>
    <w:rsid w:val="007875C0"/>
    <w:rsid w:val="007909EB"/>
    <w:rsid w:val="00790D1C"/>
    <w:rsid w:val="00791057"/>
    <w:rsid w:val="0079286C"/>
    <w:rsid w:val="00792CAB"/>
    <w:rsid w:val="00792CCB"/>
    <w:rsid w:val="00792EB7"/>
    <w:rsid w:val="0079327F"/>
    <w:rsid w:val="00793980"/>
    <w:rsid w:val="00794512"/>
    <w:rsid w:val="0079516C"/>
    <w:rsid w:val="007956AB"/>
    <w:rsid w:val="00795DBC"/>
    <w:rsid w:val="00796348"/>
    <w:rsid w:val="0079688E"/>
    <w:rsid w:val="00797450"/>
    <w:rsid w:val="007A14E1"/>
    <w:rsid w:val="007A1762"/>
    <w:rsid w:val="007A2064"/>
    <w:rsid w:val="007A2532"/>
    <w:rsid w:val="007A2962"/>
    <w:rsid w:val="007A43C2"/>
    <w:rsid w:val="007A4576"/>
    <w:rsid w:val="007A45E6"/>
    <w:rsid w:val="007A4B4C"/>
    <w:rsid w:val="007A4CF5"/>
    <w:rsid w:val="007A548E"/>
    <w:rsid w:val="007A720D"/>
    <w:rsid w:val="007A7C9A"/>
    <w:rsid w:val="007B0A27"/>
    <w:rsid w:val="007B1694"/>
    <w:rsid w:val="007B1DA0"/>
    <w:rsid w:val="007B4AFE"/>
    <w:rsid w:val="007B5398"/>
    <w:rsid w:val="007B707D"/>
    <w:rsid w:val="007B73D2"/>
    <w:rsid w:val="007B7615"/>
    <w:rsid w:val="007C0007"/>
    <w:rsid w:val="007C0A78"/>
    <w:rsid w:val="007C1A45"/>
    <w:rsid w:val="007C1FE3"/>
    <w:rsid w:val="007C22A7"/>
    <w:rsid w:val="007C346A"/>
    <w:rsid w:val="007C3F18"/>
    <w:rsid w:val="007C5865"/>
    <w:rsid w:val="007C65A6"/>
    <w:rsid w:val="007C6783"/>
    <w:rsid w:val="007C6DDA"/>
    <w:rsid w:val="007D1BF8"/>
    <w:rsid w:val="007D1C19"/>
    <w:rsid w:val="007D29B1"/>
    <w:rsid w:val="007D36D3"/>
    <w:rsid w:val="007D3ACB"/>
    <w:rsid w:val="007D4088"/>
    <w:rsid w:val="007D4641"/>
    <w:rsid w:val="007D4758"/>
    <w:rsid w:val="007D498A"/>
    <w:rsid w:val="007D4E48"/>
    <w:rsid w:val="007D52F7"/>
    <w:rsid w:val="007D55D9"/>
    <w:rsid w:val="007D5657"/>
    <w:rsid w:val="007D5872"/>
    <w:rsid w:val="007D59DF"/>
    <w:rsid w:val="007D5BF1"/>
    <w:rsid w:val="007D72D9"/>
    <w:rsid w:val="007D771A"/>
    <w:rsid w:val="007E0147"/>
    <w:rsid w:val="007E045B"/>
    <w:rsid w:val="007E348C"/>
    <w:rsid w:val="007E349E"/>
    <w:rsid w:val="007E3536"/>
    <w:rsid w:val="007E3A3E"/>
    <w:rsid w:val="007E3CFE"/>
    <w:rsid w:val="007E4181"/>
    <w:rsid w:val="007E4269"/>
    <w:rsid w:val="007E4EAA"/>
    <w:rsid w:val="007E5464"/>
    <w:rsid w:val="007F00A8"/>
    <w:rsid w:val="007F03B3"/>
    <w:rsid w:val="007F0866"/>
    <w:rsid w:val="007F1062"/>
    <w:rsid w:val="007F33FD"/>
    <w:rsid w:val="007F3B19"/>
    <w:rsid w:val="007F3EAE"/>
    <w:rsid w:val="007F4768"/>
    <w:rsid w:val="007F503C"/>
    <w:rsid w:val="007F51DA"/>
    <w:rsid w:val="007F56BA"/>
    <w:rsid w:val="007F6168"/>
    <w:rsid w:val="007F6B5F"/>
    <w:rsid w:val="007F724D"/>
    <w:rsid w:val="007F7432"/>
    <w:rsid w:val="007F7BF1"/>
    <w:rsid w:val="007F7C3D"/>
    <w:rsid w:val="007F7EAA"/>
    <w:rsid w:val="00800069"/>
    <w:rsid w:val="00800A74"/>
    <w:rsid w:val="00800C86"/>
    <w:rsid w:val="008029AD"/>
    <w:rsid w:val="00803724"/>
    <w:rsid w:val="00803C30"/>
    <w:rsid w:val="0080454E"/>
    <w:rsid w:val="00804C27"/>
    <w:rsid w:val="0080554F"/>
    <w:rsid w:val="00805B89"/>
    <w:rsid w:val="00805C03"/>
    <w:rsid w:val="00805CBD"/>
    <w:rsid w:val="00806074"/>
    <w:rsid w:val="00806BD9"/>
    <w:rsid w:val="008070BE"/>
    <w:rsid w:val="00807A6A"/>
    <w:rsid w:val="008111D6"/>
    <w:rsid w:val="008111DA"/>
    <w:rsid w:val="008121EE"/>
    <w:rsid w:val="008122AE"/>
    <w:rsid w:val="00815268"/>
    <w:rsid w:val="008201A8"/>
    <w:rsid w:val="0082063D"/>
    <w:rsid w:val="00821622"/>
    <w:rsid w:val="00822698"/>
    <w:rsid w:val="008233F9"/>
    <w:rsid w:val="00823B54"/>
    <w:rsid w:val="00823E7F"/>
    <w:rsid w:val="00824B57"/>
    <w:rsid w:val="008252AF"/>
    <w:rsid w:val="008256F7"/>
    <w:rsid w:val="00826D8D"/>
    <w:rsid w:val="00827B82"/>
    <w:rsid w:val="00827D15"/>
    <w:rsid w:val="0083034F"/>
    <w:rsid w:val="00831370"/>
    <w:rsid w:val="0083149F"/>
    <w:rsid w:val="00831906"/>
    <w:rsid w:val="00834308"/>
    <w:rsid w:val="00834B27"/>
    <w:rsid w:val="00834F28"/>
    <w:rsid w:val="00835396"/>
    <w:rsid w:val="008354E9"/>
    <w:rsid w:val="008356B6"/>
    <w:rsid w:val="00835992"/>
    <w:rsid w:val="00836717"/>
    <w:rsid w:val="00837404"/>
    <w:rsid w:val="008405E6"/>
    <w:rsid w:val="0084103D"/>
    <w:rsid w:val="00841C5E"/>
    <w:rsid w:val="008421AD"/>
    <w:rsid w:val="00843752"/>
    <w:rsid w:val="00843880"/>
    <w:rsid w:val="00843986"/>
    <w:rsid w:val="00843EEE"/>
    <w:rsid w:val="008440B4"/>
    <w:rsid w:val="00845CA5"/>
    <w:rsid w:val="00846687"/>
    <w:rsid w:val="00847358"/>
    <w:rsid w:val="008478C0"/>
    <w:rsid w:val="00847933"/>
    <w:rsid w:val="00850456"/>
    <w:rsid w:val="0085141B"/>
    <w:rsid w:val="00852B09"/>
    <w:rsid w:val="008547E4"/>
    <w:rsid w:val="00854FCF"/>
    <w:rsid w:val="008550FF"/>
    <w:rsid w:val="00856416"/>
    <w:rsid w:val="008564D7"/>
    <w:rsid w:val="00856B70"/>
    <w:rsid w:val="00856EAE"/>
    <w:rsid w:val="00857139"/>
    <w:rsid w:val="0086003D"/>
    <w:rsid w:val="00860686"/>
    <w:rsid w:val="00860EB4"/>
    <w:rsid w:val="00861BAC"/>
    <w:rsid w:val="00861F43"/>
    <w:rsid w:val="00862871"/>
    <w:rsid w:val="00862945"/>
    <w:rsid w:val="00862E78"/>
    <w:rsid w:val="008634C1"/>
    <w:rsid w:val="00865569"/>
    <w:rsid w:val="0086646D"/>
    <w:rsid w:val="0086684B"/>
    <w:rsid w:val="00866B23"/>
    <w:rsid w:val="00867098"/>
    <w:rsid w:val="00867F92"/>
    <w:rsid w:val="00870A42"/>
    <w:rsid w:val="00870AC7"/>
    <w:rsid w:val="00871C79"/>
    <w:rsid w:val="00872B7E"/>
    <w:rsid w:val="00872BA2"/>
    <w:rsid w:val="00873B32"/>
    <w:rsid w:val="0087441F"/>
    <w:rsid w:val="00874E99"/>
    <w:rsid w:val="00875245"/>
    <w:rsid w:val="0087558F"/>
    <w:rsid w:val="00877D14"/>
    <w:rsid w:val="0088035F"/>
    <w:rsid w:val="008808A8"/>
    <w:rsid w:val="00881253"/>
    <w:rsid w:val="008818D1"/>
    <w:rsid w:val="00881D25"/>
    <w:rsid w:val="00882D1C"/>
    <w:rsid w:val="00883211"/>
    <w:rsid w:val="00883A49"/>
    <w:rsid w:val="00884FF4"/>
    <w:rsid w:val="00885F11"/>
    <w:rsid w:val="00887496"/>
    <w:rsid w:val="00887989"/>
    <w:rsid w:val="00887EE5"/>
    <w:rsid w:val="008901D5"/>
    <w:rsid w:val="00891728"/>
    <w:rsid w:val="00891A6C"/>
    <w:rsid w:val="00892750"/>
    <w:rsid w:val="008940FB"/>
    <w:rsid w:val="00894EDD"/>
    <w:rsid w:val="008958B6"/>
    <w:rsid w:val="00895D98"/>
    <w:rsid w:val="00896398"/>
    <w:rsid w:val="00897E74"/>
    <w:rsid w:val="008A00F4"/>
    <w:rsid w:val="008A059E"/>
    <w:rsid w:val="008A09E3"/>
    <w:rsid w:val="008A09E6"/>
    <w:rsid w:val="008A12E2"/>
    <w:rsid w:val="008A199B"/>
    <w:rsid w:val="008A1E43"/>
    <w:rsid w:val="008A1EED"/>
    <w:rsid w:val="008A3126"/>
    <w:rsid w:val="008A44BB"/>
    <w:rsid w:val="008A4959"/>
    <w:rsid w:val="008A5670"/>
    <w:rsid w:val="008A5C14"/>
    <w:rsid w:val="008A5FFE"/>
    <w:rsid w:val="008A66EB"/>
    <w:rsid w:val="008A670F"/>
    <w:rsid w:val="008A6BC1"/>
    <w:rsid w:val="008A6E5B"/>
    <w:rsid w:val="008B186A"/>
    <w:rsid w:val="008B1B22"/>
    <w:rsid w:val="008B29AE"/>
    <w:rsid w:val="008B2CC3"/>
    <w:rsid w:val="008B2D4F"/>
    <w:rsid w:val="008B3086"/>
    <w:rsid w:val="008B316E"/>
    <w:rsid w:val="008B33F6"/>
    <w:rsid w:val="008B34D3"/>
    <w:rsid w:val="008B4990"/>
    <w:rsid w:val="008B4B6C"/>
    <w:rsid w:val="008B5C63"/>
    <w:rsid w:val="008B5CC7"/>
    <w:rsid w:val="008B6EF3"/>
    <w:rsid w:val="008B7D6C"/>
    <w:rsid w:val="008C00A9"/>
    <w:rsid w:val="008C0D0C"/>
    <w:rsid w:val="008C10E8"/>
    <w:rsid w:val="008C18BF"/>
    <w:rsid w:val="008C217B"/>
    <w:rsid w:val="008C24E8"/>
    <w:rsid w:val="008C29B9"/>
    <w:rsid w:val="008C3AC5"/>
    <w:rsid w:val="008C42FD"/>
    <w:rsid w:val="008C474E"/>
    <w:rsid w:val="008C4D81"/>
    <w:rsid w:val="008C4DFE"/>
    <w:rsid w:val="008C52FB"/>
    <w:rsid w:val="008C602D"/>
    <w:rsid w:val="008C6842"/>
    <w:rsid w:val="008C6CB2"/>
    <w:rsid w:val="008C6F07"/>
    <w:rsid w:val="008D0440"/>
    <w:rsid w:val="008D06FA"/>
    <w:rsid w:val="008D0C29"/>
    <w:rsid w:val="008D2E02"/>
    <w:rsid w:val="008D3390"/>
    <w:rsid w:val="008D3F25"/>
    <w:rsid w:val="008D5F19"/>
    <w:rsid w:val="008D6428"/>
    <w:rsid w:val="008D660A"/>
    <w:rsid w:val="008D6FD2"/>
    <w:rsid w:val="008D742F"/>
    <w:rsid w:val="008D7C6C"/>
    <w:rsid w:val="008E0075"/>
    <w:rsid w:val="008E0A3A"/>
    <w:rsid w:val="008E122E"/>
    <w:rsid w:val="008E1CC9"/>
    <w:rsid w:val="008E20DC"/>
    <w:rsid w:val="008E2B7B"/>
    <w:rsid w:val="008E40E7"/>
    <w:rsid w:val="008E49E2"/>
    <w:rsid w:val="008E700C"/>
    <w:rsid w:val="008E77A9"/>
    <w:rsid w:val="008F17A7"/>
    <w:rsid w:val="008F2C45"/>
    <w:rsid w:val="008F3CC0"/>
    <w:rsid w:val="008F4E1E"/>
    <w:rsid w:val="008F732F"/>
    <w:rsid w:val="00900714"/>
    <w:rsid w:val="009008FC"/>
    <w:rsid w:val="00902A7F"/>
    <w:rsid w:val="00902CED"/>
    <w:rsid w:val="00903943"/>
    <w:rsid w:val="00903D37"/>
    <w:rsid w:val="00905CB3"/>
    <w:rsid w:val="0090672B"/>
    <w:rsid w:val="009072A0"/>
    <w:rsid w:val="009075B0"/>
    <w:rsid w:val="00910245"/>
    <w:rsid w:val="009107D3"/>
    <w:rsid w:val="00910F10"/>
    <w:rsid w:val="00911131"/>
    <w:rsid w:val="00911753"/>
    <w:rsid w:val="0091228C"/>
    <w:rsid w:val="009125C3"/>
    <w:rsid w:val="00912B6A"/>
    <w:rsid w:val="00912CF4"/>
    <w:rsid w:val="00913765"/>
    <w:rsid w:val="00913CBA"/>
    <w:rsid w:val="00913F90"/>
    <w:rsid w:val="00914CE3"/>
    <w:rsid w:val="00915096"/>
    <w:rsid w:val="009152AD"/>
    <w:rsid w:val="00916BEF"/>
    <w:rsid w:val="009174FF"/>
    <w:rsid w:val="00917769"/>
    <w:rsid w:val="00917CC6"/>
    <w:rsid w:val="00917EE6"/>
    <w:rsid w:val="00920FFC"/>
    <w:rsid w:val="00922AB9"/>
    <w:rsid w:val="00922DE8"/>
    <w:rsid w:val="00922E0E"/>
    <w:rsid w:val="00925745"/>
    <w:rsid w:val="00926995"/>
    <w:rsid w:val="00926D16"/>
    <w:rsid w:val="00927CBD"/>
    <w:rsid w:val="00927EE3"/>
    <w:rsid w:val="009313B1"/>
    <w:rsid w:val="00931F2C"/>
    <w:rsid w:val="00932BF8"/>
    <w:rsid w:val="00933152"/>
    <w:rsid w:val="0093364D"/>
    <w:rsid w:val="0093381A"/>
    <w:rsid w:val="00933B0D"/>
    <w:rsid w:val="009343B0"/>
    <w:rsid w:val="009346CF"/>
    <w:rsid w:val="00935757"/>
    <w:rsid w:val="00935F4C"/>
    <w:rsid w:val="00940313"/>
    <w:rsid w:val="009407D1"/>
    <w:rsid w:val="009408F5"/>
    <w:rsid w:val="00940A38"/>
    <w:rsid w:val="00942ACA"/>
    <w:rsid w:val="00943572"/>
    <w:rsid w:val="00944EA3"/>
    <w:rsid w:val="009457B9"/>
    <w:rsid w:val="009459DA"/>
    <w:rsid w:val="00946326"/>
    <w:rsid w:val="00946E8F"/>
    <w:rsid w:val="009470B0"/>
    <w:rsid w:val="009477AC"/>
    <w:rsid w:val="00947DCD"/>
    <w:rsid w:val="009502E4"/>
    <w:rsid w:val="00951756"/>
    <w:rsid w:val="00951D17"/>
    <w:rsid w:val="00955615"/>
    <w:rsid w:val="009559FA"/>
    <w:rsid w:val="00957182"/>
    <w:rsid w:val="0095757F"/>
    <w:rsid w:val="00960612"/>
    <w:rsid w:val="00960AE4"/>
    <w:rsid w:val="00962197"/>
    <w:rsid w:val="009621D5"/>
    <w:rsid w:val="00962EC5"/>
    <w:rsid w:val="00965163"/>
    <w:rsid w:val="00967B17"/>
    <w:rsid w:val="00967D9E"/>
    <w:rsid w:val="0097099B"/>
    <w:rsid w:val="00971986"/>
    <w:rsid w:val="0097244B"/>
    <w:rsid w:val="00972DB5"/>
    <w:rsid w:val="00972EE3"/>
    <w:rsid w:val="009737DD"/>
    <w:rsid w:val="00973EB4"/>
    <w:rsid w:val="009743F6"/>
    <w:rsid w:val="00975128"/>
    <w:rsid w:val="009768B4"/>
    <w:rsid w:val="00976AD5"/>
    <w:rsid w:val="009770CE"/>
    <w:rsid w:val="009770FD"/>
    <w:rsid w:val="00977E34"/>
    <w:rsid w:val="0098046D"/>
    <w:rsid w:val="00981094"/>
    <w:rsid w:val="009820C3"/>
    <w:rsid w:val="00982FBB"/>
    <w:rsid w:val="00983546"/>
    <w:rsid w:val="00983C3C"/>
    <w:rsid w:val="0098414D"/>
    <w:rsid w:val="00984C9B"/>
    <w:rsid w:val="00985135"/>
    <w:rsid w:val="009906BF"/>
    <w:rsid w:val="00992C5B"/>
    <w:rsid w:val="00993C8A"/>
    <w:rsid w:val="00993FA8"/>
    <w:rsid w:val="0099407F"/>
    <w:rsid w:val="009943E9"/>
    <w:rsid w:val="00995832"/>
    <w:rsid w:val="009960FE"/>
    <w:rsid w:val="00996468"/>
    <w:rsid w:val="009972AA"/>
    <w:rsid w:val="00997B62"/>
    <w:rsid w:val="00997F2A"/>
    <w:rsid w:val="009A0B84"/>
    <w:rsid w:val="009A0D8F"/>
    <w:rsid w:val="009A355B"/>
    <w:rsid w:val="009A355C"/>
    <w:rsid w:val="009A35D2"/>
    <w:rsid w:val="009A3829"/>
    <w:rsid w:val="009A48C2"/>
    <w:rsid w:val="009A4B7F"/>
    <w:rsid w:val="009A5564"/>
    <w:rsid w:val="009A5A60"/>
    <w:rsid w:val="009A5E6B"/>
    <w:rsid w:val="009A7159"/>
    <w:rsid w:val="009A743D"/>
    <w:rsid w:val="009B0025"/>
    <w:rsid w:val="009B0279"/>
    <w:rsid w:val="009B09DC"/>
    <w:rsid w:val="009B0D8B"/>
    <w:rsid w:val="009B11CB"/>
    <w:rsid w:val="009B128D"/>
    <w:rsid w:val="009B211C"/>
    <w:rsid w:val="009B24CF"/>
    <w:rsid w:val="009B43B9"/>
    <w:rsid w:val="009B465A"/>
    <w:rsid w:val="009B4E41"/>
    <w:rsid w:val="009B4EB5"/>
    <w:rsid w:val="009B62BC"/>
    <w:rsid w:val="009B642F"/>
    <w:rsid w:val="009B6949"/>
    <w:rsid w:val="009B77DD"/>
    <w:rsid w:val="009C11BF"/>
    <w:rsid w:val="009C187B"/>
    <w:rsid w:val="009C1B1D"/>
    <w:rsid w:val="009C1E19"/>
    <w:rsid w:val="009C2800"/>
    <w:rsid w:val="009C2E69"/>
    <w:rsid w:val="009C41EA"/>
    <w:rsid w:val="009C45E8"/>
    <w:rsid w:val="009C50F8"/>
    <w:rsid w:val="009C566A"/>
    <w:rsid w:val="009C57E1"/>
    <w:rsid w:val="009C5AE9"/>
    <w:rsid w:val="009C6178"/>
    <w:rsid w:val="009C6FBE"/>
    <w:rsid w:val="009C7F09"/>
    <w:rsid w:val="009C7F89"/>
    <w:rsid w:val="009D0457"/>
    <w:rsid w:val="009D05B2"/>
    <w:rsid w:val="009D09A8"/>
    <w:rsid w:val="009D12B4"/>
    <w:rsid w:val="009D1DF4"/>
    <w:rsid w:val="009D20CD"/>
    <w:rsid w:val="009D319B"/>
    <w:rsid w:val="009D32F5"/>
    <w:rsid w:val="009D3465"/>
    <w:rsid w:val="009D3F04"/>
    <w:rsid w:val="009D4FDE"/>
    <w:rsid w:val="009D5298"/>
    <w:rsid w:val="009D6A07"/>
    <w:rsid w:val="009D770D"/>
    <w:rsid w:val="009E0248"/>
    <w:rsid w:val="009E04EA"/>
    <w:rsid w:val="009E10A4"/>
    <w:rsid w:val="009E18E1"/>
    <w:rsid w:val="009E1D05"/>
    <w:rsid w:val="009E2402"/>
    <w:rsid w:val="009E24E7"/>
    <w:rsid w:val="009E2DDB"/>
    <w:rsid w:val="009E3E19"/>
    <w:rsid w:val="009E41EF"/>
    <w:rsid w:val="009E4933"/>
    <w:rsid w:val="009E5768"/>
    <w:rsid w:val="009E6452"/>
    <w:rsid w:val="009E65C4"/>
    <w:rsid w:val="009E7E2C"/>
    <w:rsid w:val="009F07D7"/>
    <w:rsid w:val="009F08C4"/>
    <w:rsid w:val="009F09E9"/>
    <w:rsid w:val="009F1658"/>
    <w:rsid w:val="009F29C6"/>
    <w:rsid w:val="009F31BA"/>
    <w:rsid w:val="009F327A"/>
    <w:rsid w:val="009F3519"/>
    <w:rsid w:val="009F3D82"/>
    <w:rsid w:val="009F42F9"/>
    <w:rsid w:val="009F4E19"/>
    <w:rsid w:val="009F4F1B"/>
    <w:rsid w:val="009F4F8B"/>
    <w:rsid w:val="009F5ECA"/>
    <w:rsid w:val="009F5F42"/>
    <w:rsid w:val="009F62BB"/>
    <w:rsid w:val="009F64B4"/>
    <w:rsid w:val="009F6554"/>
    <w:rsid w:val="009F6B03"/>
    <w:rsid w:val="009F6EC5"/>
    <w:rsid w:val="009F7408"/>
    <w:rsid w:val="009F7527"/>
    <w:rsid w:val="00A00058"/>
    <w:rsid w:val="00A00A87"/>
    <w:rsid w:val="00A01362"/>
    <w:rsid w:val="00A0185C"/>
    <w:rsid w:val="00A02C9F"/>
    <w:rsid w:val="00A02D84"/>
    <w:rsid w:val="00A031CE"/>
    <w:rsid w:val="00A0478A"/>
    <w:rsid w:val="00A04F2E"/>
    <w:rsid w:val="00A05F92"/>
    <w:rsid w:val="00A067BE"/>
    <w:rsid w:val="00A11126"/>
    <w:rsid w:val="00A11838"/>
    <w:rsid w:val="00A11B6A"/>
    <w:rsid w:val="00A11BF7"/>
    <w:rsid w:val="00A1216E"/>
    <w:rsid w:val="00A12293"/>
    <w:rsid w:val="00A127B6"/>
    <w:rsid w:val="00A1287C"/>
    <w:rsid w:val="00A12B60"/>
    <w:rsid w:val="00A1346C"/>
    <w:rsid w:val="00A141BA"/>
    <w:rsid w:val="00A1440D"/>
    <w:rsid w:val="00A145FB"/>
    <w:rsid w:val="00A150AB"/>
    <w:rsid w:val="00A151AE"/>
    <w:rsid w:val="00A163C7"/>
    <w:rsid w:val="00A17372"/>
    <w:rsid w:val="00A1780D"/>
    <w:rsid w:val="00A17B55"/>
    <w:rsid w:val="00A20193"/>
    <w:rsid w:val="00A21E57"/>
    <w:rsid w:val="00A21EC3"/>
    <w:rsid w:val="00A2217F"/>
    <w:rsid w:val="00A22DD1"/>
    <w:rsid w:val="00A23A9E"/>
    <w:rsid w:val="00A23D30"/>
    <w:rsid w:val="00A24442"/>
    <w:rsid w:val="00A24E29"/>
    <w:rsid w:val="00A255F8"/>
    <w:rsid w:val="00A259E4"/>
    <w:rsid w:val="00A26055"/>
    <w:rsid w:val="00A260E0"/>
    <w:rsid w:val="00A26687"/>
    <w:rsid w:val="00A268F8"/>
    <w:rsid w:val="00A26D97"/>
    <w:rsid w:val="00A26ED9"/>
    <w:rsid w:val="00A27196"/>
    <w:rsid w:val="00A272DF"/>
    <w:rsid w:val="00A273FC"/>
    <w:rsid w:val="00A27F98"/>
    <w:rsid w:val="00A30919"/>
    <w:rsid w:val="00A30BFA"/>
    <w:rsid w:val="00A30D48"/>
    <w:rsid w:val="00A310D5"/>
    <w:rsid w:val="00A31448"/>
    <w:rsid w:val="00A316D9"/>
    <w:rsid w:val="00A341FD"/>
    <w:rsid w:val="00A3555F"/>
    <w:rsid w:val="00A3649B"/>
    <w:rsid w:val="00A406B6"/>
    <w:rsid w:val="00A40A5C"/>
    <w:rsid w:val="00A419EE"/>
    <w:rsid w:val="00A41EC4"/>
    <w:rsid w:val="00A4287A"/>
    <w:rsid w:val="00A42C7F"/>
    <w:rsid w:val="00A430F5"/>
    <w:rsid w:val="00A43894"/>
    <w:rsid w:val="00A43BA8"/>
    <w:rsid w:val="00A43C8C"/>
    <w:rsid w:val="00A44761"/>
    <w:rsid w:val="00A45A4F"/>
    <w:rsid w:val="00A45FF2"/>
    <w:rsid w:val="00A4623D"/>
    <w:rsid w:val="00A46B1B"/>
    <w:rsid w:val="00A46E06"/>
    <w:rsid w:val="00A46F74"/>
    <w:rsid w:val="00A471AC"/>
    <w:rsid w:val="00A47D15"/>
    <w:rsid w:val="00A50691"/>
    <w:rsid w:val="00A50889"/>
    <w:rsid w:val="00A51372"/>
    <w:rsid w:val="00A51E0A"/>
    <w:rsid w:val="00A526E0"/>
    <w:rsid w:val="00A5348B"/>
    <w:rsid w:val="00A53868"/>
    <w:rsid w:val="00A5388C"/>
    <w:rsid w:val="00A5430F"/>
    <w:rsid w:val="00A5499C"/>
    <w:rsid w:val="00A55790"/>
    <w:rsid w:val="00A56EB8"/>
    <w:rsid w:val="00A57B76"/>
    <w:rsid w:val="00A60BC0"/>
    <w:rsid w:val="00A63142"/>
    <w:rsid w:val="00A63530"/>
    <w:rsid w:val="00A63956"/>
    <w:rsid w:val="00A63E20"/>
    <w:rsid w:val="00A63E90"/>
    <w:rsid w:val="00A648E5"/>
    <w:rsid w:val="00A6502E"/>
    <w:rsid w:val="00A6519D"/>
    <w:rsid w:val="00A65AB1"/>
    <w:rsid w:val="00A6615D"/>
    <w:rsid w:val="00A6648F"/>
    <w:rsid w:val="00A6735B"/>
    <w:rsid w:val="00A67862"/>
    <w:rsid w:val="00A67E7A"/>
    <w:rsid w:val="00A67F52"/>
    <w:rsid w:val="00A70945"/>
    <w:rsid w:val="00A70983"/>
    <w:rsid w:val="00A72481"/>
    <w:rsid w:val="00A73ABE"/>
    <w:rsid w:val="00A747EC"/>
    <w:rsid w:val="00A74983"/>
    <w:rsid w:val="00A75AF9"/>
    <w:rsid w:val="00A763C9"/>
    <w:rsid w:val="00A779A9"/>
    <w:rsid w:val="00A805F7"/>
    <w:rsid w:val="00A80C2A"/>
    <w:rsid w:val="00A80F1A"/>
    <w:rsid w:val="00A814BD"/>
    <w:rsid w:val="00A8191F"/>
    <w:rsid w:val="00A82305"/>
    <w:rsid w:val="00A82449"/>
    <w:rsid w:val="00A83D7D"/>
    <w:rsid w:val="00A83DFB"/>
    <w:rsid w:val="00A84ED8"/>
    <w:rsid w:val="00A85BAF"/>
    <w:rsid w:val="00A85FB1"/>
    <w:rsid w:val="00A8653C"/>
    <w:rsid w:val="00A902D2"/>
    <w:rsid w:val="00A90424"/>
    <w:rsid w:val="00A90B8A"/>
    <w:rsid w:val="00A90E34"/>
    <w:rsid w:val="00A90E90"/>
    <w:rsid w:val="00A91C51"/>
    <w:rsid w:val="00A93265"/>
    <w:rsid w:val="00A932B0"/>
    <w:rsid w:val="00A94E8A"/>
    <w:rsid w:val="00A95CCC"/>
    <w:rsid w:val="00A95D10"/>
    <w:rsid w:val="00A95FC5"/>
    <w:rsid w:val="00A96938"/>
    <w:rsid w:val="00A97EBB"/>
    <w:rsid w:val="00AA19B1"/>
    <w:rsid w:val="00AA1C6A"/>
    <w:rsid w:val="00AA24BB"/>
    <w:rsid w:val="00AA4DDD"/>
    <w:rsid w:val="00AA63B7"/>
    <w:rsid w:val="00AB040B"/>
    <w:rsid w:val="00AB10CE"/>
    <w:rsid w:val="00AB324D"/>
    <w:rsid w:val="00AB3481"/>
    <w:rsid w:val="00AB3FCD"/>
    <w:rsid w:val="00AB41EC"/>
    <w:rsid w:val="00AB5237"/>
    <w:rsid w:val="00AB5447"/>
    <w:rsid w:val="00AB60C2"/>
    <w:rsid w:val="00AB7322"/>
    <w:rsid w:val="00AB7694"/>
    <w:rsid w:val="00AB76F7"/>
    <w:rsid w:val="00AB773D"/>
    <w:rsid w:val="00AB79B5"/>
    <w:rsid w:val="00AB7D02"/>
    <w:rsid w:val="00AC16E8"/>
    <w:rsid w:val="00AC1811"/>
    <w:rsid w:val="00AC1D69"/>
    <w:rsid w:val="00AC1D86"/>
    <w:rsid w:val="00AC22D4"/>
    <w:rsid w:val="00AC33F7"/>
    <w:rsid w:val="00AC38DB"/>
    <w:rsid w:val="00AC50E0"/>
    <w:rsid w:val="00AC7888"/>
    <w:rsid w:val="00AC7CA3"/>
    <w:rsid w:val="00AD080F"/>
    <w:rsid w:val="00AD0CC5"/>
    <w:rsid w:val="00AD1583"/>
    <w:rsid w:val="00AD16B0"/>
    <w:rsid w:val="00AD199C"/>
    <w:rsid w:val="00AD2089"/>
    <w:rsid w:val="00AD2132"/>
    <w:rsid w:val="00AD27B3"/>
    <w:rsid w:val="00AD28E4"/>
    <w:rsid w:val="00AD32FF"/>
    <w:rsid w:val="00AD594D"/>
    <w:rsid w:val="00AD5B32"/>
    <w:rsid w:val="00AD5B74"/>
    <w:rsid w:val="00AD5EFD"/>
    <w:rsid w:val="00AD6A75"/>
    <w:rsid w:val="00AD6F05"/>
    <w:rsid w:val="00AD6F36"/>
    <w:rsid w:val="00AE04B1"/>
    <w:rsid w:val="00AE0985"/>
    <w:rsid w:val="00AE12DE"/>
    <w:rsid w:val="00AE1776"/>
    <w:rsid w:val="00AE1A32"/>
    <w:rsid w:val="00AE1E2C"/>
    <w:rsid w:val="00AE2426"/>
    <w:rsid w:val="00AE3931"/>
    <w:rsid w:val="00AE3C46"/>
    <w:rsid w:val="00AE4AA9"/>
    <w:rsid w:val="00AE7C66"/>
    <w:rsid w:val="00AF0546"/>
    <w:rsid w:val="00AF0CDB"/>
    <w:rsid w:val="00AF0D00"/>
    <w:rsid w:val="00AF2E38"/>
    <w:rsid w:val="00AF3273"/>
    <w:rsid w:val="00AF351B"/>
    <w:rsid w:val="00AF47EC"/>
    <w:rsid w:val="00AF4D0F"/>
    <w:rsid w:val="00AF5D23"/>
    <w:rsid w:val="00AF5DB0"/>
    <w:rsid w:val="00AF5ECA"/>
    <w:rsid w:val="00AF7189"/>
    <w:rsid w:val="00AF78A8"/>
    <w:rsid w:val="00AF7A9E"/>
    <w:rsid w:val="00B002DE"/>
    <w:rsid w:val="00B011F6"/>
    <w:rsid w:val="00B01950"/>
    <w:rsid w:val="00B01EB8"/>
    <w:rsid w:val="00B01F0E"/>
    <w:rsid w:val="00B0200D"/>
    <w:rsid w:val="00B02023"/>
    <w:rsid w:val="00B03CB0"/>
    <w:rsid w:val="00B03FE0"/>
    <w:rsid w:val="00B04122"/>
    <w:rsid w:val="00B04A92"/>
    <w:rsid w:val="00B04C9D"/>
    <w:rsid w:val="00B0562D"/>
    <w:rsid w:val="00B05BFB"/>
    <w:rsid w:val="00B05E27"/>
    <w:rsid w:val="00B0632B"/>
    <w:rsid w:val="00B0639E"/>
    <w:rsid w:val="00B06ECC"/>
    <w:rsid w:val="00B11E10"/>
    <w:rsid w:val="00B12A82"/>
    <w:rsid w:val="00B13BA2"/>
    <w:rsid w:val="00B15026"/>
    <w:rsid w:val="00B156CF"/>
    <w:rsid w:val="00B158C9"/>
    <w:rsid w:val="00B1627E"/>
    <w:rsid w:val="00B1724B"/>
    <w:rsid w:val="00B17F90"/>
    <w:rsid w:val="00B2153C"/>
    <w:rsid w:val="00B21A51"/>
    <w:rsid w:val="00B223BF"/>
    <w:rsid w:val="00B226AC"/>
    <w:rsid w:val="00B242D9"/>
    <w:rsid w:val="00B25384"/>
    <w:rsid w:val="00B2546D"/>
    <w:rsid w:val="00B26286"/>
    <w:rsid w:val="00B2630A"/>
    <w:rsid w:val="00B263EF"/>
    <w:rsid w:val="00B27A28"/>
    <w:rsid w:val="00B27E59"/>
    <w:rsid w:val="00B3041B"/>
    <w:rsid w:val="00B309D4"/>
    <w:rsid w:val="00B310E5"/>
    <w:rsid w:val="00B32AF5"/>
    <w:rsid w:val="00B33307"/>
    <w:rsid w:val="00B3410C"/>
    <w:rsid w:val="00B34AB0"/>
    <w:rsid w:val="00B36BA7"/>
    <w:rsid w:val="00B371BF"/>
    <w:rsid w:val="00B371CF"/>
    <w:rsid w:val="00B37C30"/>
    <w:rsid w:val="00B37DCD"/>
    <w:rsid w:val="00B401C3"/>
    <w:rsid w:val="00B4037A"/>
    <w:rsid w:val="00B40907"/>
    <w:rsid w:val="00B4122B"/>
    <w:rsid w:val="00B416BF"/>
    <w:rsid w:val="00B41C5B"/>
    <w:rsid w:val="00B426EE"/>
    <w:rsid w:val="00B42FB3"/>
    <w:rsid w:val="00B430AB"/>
    <w:rsid w:val="00B43908"/>
    <w:rsid w:val="00B459DF"/>
    <w:rsid w:val="00B459F3"/>
    <w:rsid w:val="00B4663E"/>
    <w:rsid w:val="00B467BB"/>
    <w:rsid w:val="00B4723B"/>
    <w:rsid w:val="00B502DC"/>
    <w:rsid w:val="00B50530"/>
    <w:rsid w:val="00B514BF"/>
    <w:rsid w:val="00B51AB0"/>
    <w:rsid w:val="00B52BB4"/>
    <w:rsid w:val="00B531A3"/>
    <w:rsid w:val="00B53A79"/>
    <w:rsid w:val="00B54551"/>
    <w:rsid w:val="00B54B32"/>
    <w:rsid w:val="00B55184"/>
    <w:rsid w:val="00B55409"/>
    <w:rsid w:val="00B55556"/>
    <w:rsid w:val="00B55ED9"/>
    <w:rsid w:val="00B56A9E"/>
    <w:rsid w:val="00B56DD1"/>
    <w:rsid w:val="00B6241D"/>
    <w:rsid w:val="00B651B4"/>
    <w:rsid w:val="00B6539C"/>
    <w:rsid w:val="00B656E3"/>
    <w:rsid w:val="00B6652B"/>
    <w:rsid w:val="00B67744"/>
    <w:rsid w:val="00B7038B"/>
    <w:rsid w:val="00B70497"/>
    <w:rsid w:val="00B719B0"/>
    <w:rsid w:val="00B725AA"/>
    <w:rsid w:val="00B72953"/>
    <w:rsid w:val="00B7296C"/>
    <w:rsid w:val="00B729C0"/>
    <w:rsid w:val="00B73349"/>
    <w:rsid w:val="00B739B5"/>
    <w:rsid w:val="00B758D8"/>
    <w:rsid w:val="00B75CF9"/>
    <w:rsid w:val="00B77ADB"/>
    <w:rsid w:val="00B8104C"/>
    <w:rsid w:val="00B81BA4"/>
    <w:rsid w:val="00B82959"/>
    <w:rsid w:val="00B83BF4"/>
    <w:rsid w:val="00B83F00"/>
    <w:rsid w:val="00B85031"/>
    <w:rsid w:val="00B85FCC"/>
    <w:rsid w:val="00B86FC4"/>
    <w:rsid w:val="00B8739F"/>
    <w:rsid w:val="00B909BD"/>
    <w:rsid w:val="00B90C22"/>
    <w:rsid w:val="00B90F60"/>
    <w:rsid w:val="00B918E8"/>
    <w:rsid w:val="00B91FCB"/>
    <w:rsid w:val="00B92583"/>
    <w:rsid w:val="00B92DC5"/>
    <w:rsid w:val="00B9378C"/>
    <w:rsid w:val="00B94208"/>
    <w:rsid w:val="00B948AA"/>
    <w:rsid w:val="00B95144"/>
    <w:rsid w:val="00B953C2"/>
    <w:rsid w:val="00B954AB"/>
    <w:rsid w:val="00B959CB"/>
    <w:rsid w:val="00B95CC5"/>
    <w:rsid w:val="00B95F79"/>
    <w:rsid w:val="00B964E6"/>
    <w:rsid w:val="00B966FE"/>
    <w:rsid w:val="00B97210"/>
    <w:rsid w:val="00B97229"/>
    <w:rsid w:val="00BA07D8"/>
    <w:rsid w:val="00BA1182"/>
    <w:rsid w:val="00BA1435"/>
    <w:rsid w:val="00BA3FE9"/>
    <w:rsid w:val="00BA4F0F"/>
    <w:rsid w:val="00BA520C"/>
    <w:rsid w:val="00BA5867"/>
    <w:rsid w:val="00BA59DF"/>
    <w:rsid w:val="00BA6193"/>
    <w:rsid w:val="00BA692C"/>
    <w:rsid w:val="00BA6C1E"/>
    <w:rsid w:val="00BA7E5E"/>
    <w:rsid w:val="00BB05F0"/>
    <w:rsid w:val="00BB1C1E"/>
    <w:rsid w:val="00BB2EE2"/>
    <w:rsid w:val="00BB31C6"/>
    <w:rsid w:val="00BB33F5"/>
    <w:rsid w:val="00BB362F"/>
    <w:rsid w:val="00BB3A12"/>
    <w:rsid w:val="00BB3D87"/>
    <w:rsid w:val="00BB461D"/>
    <w:rsid w:val="00BB4C4C"/>
    <w:rsid w:val="00BB4CAE"/>
    <w:rsid w:val="00BB4FD4"/>
    <w:rsid w:val="00BB524C"/>
    <w:rsid w:val="00BB5327"/>
    <w:rsid w:val="00BB55DC"/>
    <w:rsid w:val="00BB5E87"/>
    <w:rsid w:val="00BB7B1F"/>
    <w:rsid w:val="00BC06BC"/>
    <w:rsid w:val="00BC081A"/>
    <w:rsid w:val="00BC1896"/>
    <w:rsid w:val="00BC1A2D"/>
    <w:rsid w:val="00BC2C38"/>
    <w:rsid w:val="00BC3FD0"/>
    <w:rsid w:val="00BC435D"/>
    <w:rsid w:val="00BC45D8"/>
    <w:rsid w:val="00BC5D0C"/>
    <w:rsid w:val="00BC6460"/>
    <w:rsid w:val="00BC66B5"/>
    <w:rsid w:val="00BC6D7B"/>
    <w:rsid w:val="00BC73EF"/>
    <w:rsid w:val="00BC755F"/>
    <w:rsid w:val="00BC763D"/>
    <w:rsid w:val="00BC7657"/>
    <w:rsid w:val="00BD0916"/>
    <w:rsid w:val="00BD20EC"/>
    <w:rsid w:val="00BD24CC"/>
    <w:rsid w:val="00BD3742"/>
    <w:rsid w:val="00BD3D14"/>
    <w:rsid w:val="00BD4829"/>
    <w:rsid w:val="00BD5067"/>
    <w:rsid w:val="00BD54A1"/>
    <w:rsid w:val="00BD54BB"/>
    <w:rsid w:val="00BD69A2"/>
    <w:rsid w:val="00BD6FBE"/>
    <w:rsid w:val="00BD710D"/>
    <w:rsid w:val="00BD78F3"/>
    <w:rsid w:val="00BE04FB"/>
    <w:rsid w:val="00BE225B"/>
    <w:rsid w:val="00BE2E76"/>
    <w:rsid w:val="00BE2E84"/>
    <w:rsid w:val="00BE3175"/>
    <w:rsid w:val="00BE3F99"/>
    <w:rsid w:val="00BE4869"/>
    <w:rsid w:val="00BE4CE3"/>
    <w:rsid w:val="00BE516C"/>
    <w:rsid w:val="00BE5574"/>
    <w:rsid w:val="00BE564E"/>
    <w:rsid w:val="00BE5776"/>
    <w:rsid w:val="00BE699B"/>
    <w:rsid w:val="00BE7E0F"/>
    <w:rsid w:val="00BE7EDF"/>
    <w:rsid w:val="00BF11A3"/>
    <w:rsid w:val="00BF19D2"/>
    <w:rsid w:val="00BF1FC7"/>
    <w:rsid w:val="00BF26A2"/>
    <w:rsid w:val="00BF3289"/>
    <w:rsid w:val="00BF456C"/>
    <w:rsid w:val="00BF4A3F"/>
    <w:rsid w:val="00BF4D4D"/>
    <w:rsid w:val="00BF4D94"/>
    <w:rsid w:val="00BF4E8D"/>
    <w:rsid w:val="00BF5010"/>
    <w:rsid w:val="00BF5084"/>
    <w:rsid w:val="00BF56BA"/>
    <w:rsid w:val="00BF5791"/>
    <w:rsid w:val="00BF6282"/>
    <w:rsid w:val="00BF6370"/>
    <w:rsid w:val="00BF6596"/>
    <w:rsid w:val="00BF7912"/>
    <w:rsid w:val="00BF79AB"/>
    <w:rsid w:val="00C0049B"/>
    <w:rsid w:val="00C01634"/>
    <w:rsid w:val="00C01B2F"/>
    <w:rsid w:val="00C02674"/>
    <w:rsid w:val="00C050EE"/>
    <w:rsid w:val="00C05903"/>
    <w:rsid w:val="00C05D6A"/>
    <w:rsid w:val="00C07D4E"/>
    <w:rsid w:val="00C1077D"/>
    <w:rsid w:val="00C117E8"/>
    <w:rsid w:val="00C11B74"/>
    <w:rsid w:val="00C120EB"/>
    <w:rsid w:val="00C123D3"/>
    <w:rsid w:val="00C1282D"/>
    <w:rsid w:val="00C13593"/>
    <w:rsid w:val="00C16377"/>
    <w:rsid w:val="00C166CE"/>
    <w:rsid w:val="00C16BF2"/>
    <w:rsid w:val="00C17086"/>
    <w:rsid w:val="00C174E4"/>
    <w:rsid w:val="00C17701"/>
    <w:rsid w:val="00C17DD1"/>
    <w:rsid w:val="00C208B6"/>
    <w:rsid w:val="00C21A23"/>
    <w:rsid w:val="00C21B20"/>
    <w:rsid w:val="00C21C5C"/>
    <w:rsid w:val="00C222BA"/>
    <w:rsid w:val="00C236E2"/>
    <w:rsid w:val="00C23B15"/>
    <w:rsid w:val="00C24313"/>
    <w:rsid w:val="00C24770"/>
    <w:rsid w:val="00C25DA8"/>
    <w:rsid w:val="00C26CC8"/>
    <w:rsid w:val="00C27003"/>
    <w:rsid w:val="00C2765B"/>
    <w:rsid w:val="00C30470"/>
    <w:rsid w:val="00C30824"/>
    <w:rsid w:val="00C312E7"/>
    <w:rsid w:val="00C31B5E"/>
    <w:rsid w:val="00C32AF4"/>
    <w:rsid w:val="00C32CD3"/>
    <w:rsid w:val="00C32CDD"/>
    <w:rsid w:val="00C33490"/>
    <w:rsid w:val="00C3398A"/>
    <w:rsid w:val="00C3410D"/>
    <w:rsid w:val="00C36C9D"/>
    <w:rsid w:val="00C422CD"/>
    <w:rsid w:val="00C425CA"/>
    <w:rsid w:val="00C42685"/>
    <w:rsid w:val="00C4289E"/>
    <w:rsid w:val="00C42C96"/>
    <w:rsid w:val="00C4422B"/>
    <w:rsid w:val="00C4436D"/>
    <w:rsid w:val="00C44657"/>
    <w:rsid w:val="00C44E96"/>
    <w:rsid w:val="00C45F53"/>
    <w:rsid w:val="00C470CD"/>
    <w:rsid w:val="00C50269"/>
    <w:rsid w:val="00C518BD"/>
    <w:rsid w:val="00C5321C"/>
    <w:rsid w:val="00C5386A"/>
    <w:rsid w:val="00C53F4A"/>
    <w:rsid w:val="00C5571D"/>
    <w:rsid w:val="00C55DF7"/>
    <w:rsid w:val="00C56D5F"/>
    <w:rsid w:val="00C5701B"/>
    <w:rsid w:val="00C57281"/>
    <w:rsid w:val="00C574E9"/>
    <w:rsid w:val="00C57D8A"/>
    <w:rsid w:val="00C6063D"/>
    <w:rsid w:val="00C62019"/>
    <w:rsid w:val="00C63147"/>
    <w:rsid w:val="00C65B8D"/>
    <w:rsid w:val="00C6632E"/>
    <w:rsid w:val="00C665D7"/>
    <w:rsid w:val="00C6760B"/>
    <w:rsid w:val="00C70932"/>
    <w:rsid w:val="00C717F9"/>
    <w:rsid w:val="00C73383"/>
    <w:rsid w:val="00C73759"/>
    <w:rsid w:val="00C73973"/>
    <w:rsid w:val="00C74337"/>
    <w:rsid w:val="00C7477C"/>
    <w:rsid w:val="00C75B88"/>
    <w:rsid w:val="00C76388"/>
    <w:rsid w:val="00C764B2"/>
    <w:rsid w:val="00C7766A"/>
    <w:rsid w:val="00C77876"/>
    <w:rsid w:val="00C77B16"/>
    <w:rsid w:val="00C81DE8"/>
    <w:rsid w:val="00C81FB1"/>
    <w:rsid w:val="00C82F48"/>
    <w:rsid w:val="00C841E5"/>
    <w:rsid w:val="00C85A83"/>
    <w:rsid w:val="00C866DC"/>
    <w:rsid w:val="00C86EE5"/>
    <w:rsid w:val="00C87306"/>
    <w:rsid w:val="00C87D3A"/>
    <w:rsid w:val="00C87E8E"/>
    <w:rsid w:val="00C93A4B"/>
    <w:rsid w:val="00C941E2"/>
    <w:rsid w:val="00C943EA"/>
    <w:rsid w:val="00C9472D"/>
    <w:rsid w:val="00C96880"/>
    <w:rsid w:val="00C96CAA"/>
    <w:rsid w:val="00CA0865"/>
    <w:rsid w:val="00CA0A90"/>
    <w:rsid w:val="00CA0B00"/>
    <w:rsid w:val="00CA10BC"/>
    <w:rsid w:val="00CA11D4"/>
    <w:rsid w:val="00CA1C2D"/>
    <w:rsid w:val="00CA484C"/>
    <w:rsid w:val="00CA4F40"/>
    <w:rsid w:val="00CA4F5C"/>
    <w:rsid w:val="00CA561D"/>
    <w:rsid w:val="00CA5FB4"/>
    <w:rsid w:val="00CB0620"/>
    <w:rsid w:val="00CB066D"/>
    <w:rsid w:val="00CB19B2"/>
    <w:rsid w:val="00CB1BBD"/>
    <w:rsid w:val="00CB279E"/>
    <w:rsid w:val="00CB289C"/>
    <w:rsid w:val="00CB39F2"/>
    <w:rsid w:val="00CB4CC0"/>
    <w:rsid w:val="00CB60B9"/>
    <w:rsid w:val="00CB620E"/>
    <w:rsid w:val="00CB65E2"/>
    <w:rsid w:val="00CB7482"/>
    <w:rsid w:val="00CC14F1"/>
    <w:rsid w:val="00CC2023"/>
    <w:rsid w:val="00CC24EF"/>
    <w:rsid w:val="00CC2C0E"/>
    <w:rsid w:val="00CC365F"/>
    <w:rsid w:val="00CC444B"/>
    <w:rsid w:val="00CC454F"/>
    <w:rsid w:val="00CC4C14"/>
    <w:rsid w:val="00CC79C1"/>
    <w:rsid w:val="00CC7C94"/>
    <w:rsid w:val="00CD0508"/>
    <w:rsid w:val="00CD1EB6"/>
    <w:rsid w:val="00CD2135"/>
    <w:rsid w:val="00CD2293"/>
    <w:rsid w:val="00CD26A0"/>
    <w:rsid w:val="00CD26F6"/>
    <w:rsid w:val="00CD28DF"/>
    <w:rsid w:val="00CD28F5"/>
    <w:rsid w:val="00CD2B80"/>
    <w:rsid w:val="00CD3045"/>
    <w:rsid w:val="00CD3A79"/>
    <w:rsid w:val="00CD4650"/>
    <w:rsid w:val="00CD5778"/>
    <w:rsid w:val="00CD69C4"/>
    <w:rsid w:val="00CD736C"/>
    <w:rsid w:val="00CD75AB"/>
    <w:rsid w:val="00CD76A6"/>
    <w:rsid w:val="00CE05DA"/>
    <w:rsid w:val="00CE0B7F"/>
    <w:rsid w:val="00CE0C77"/>
    <w:rsid w:val="00CE2EE8"/>
    <w:rsid w:val="00CE3342"/>
    <w:rsid w:val="00CE350F"/>
    <w:rsid w:val="00CE3970"/>
    <w:rsid w:val="00CE3C4A"/>
    <w:rsid w:val="00CE44BC"/>
    <w:rsid w:val="00CE56D3"/>
    <w:rsid w:val="00CE74B3"/>
    <w:rsid w:val="00CE7873"/>
    <w:rsid w:val="00CE7B68"/>
    <w:rsid w:val="00CF1265"/>
    <w:rsid w:val="00CF1D6D"/>
    <w:rsid w:val="00CF2109"/>
    <w:rsid w:val="00CF258F"/>
    <w:rsid w:val="00CF3728"/>
    <w:rsid w:val="00CF3865"/>
    <w:rsid w:val="00CF4DF9"/>
    <w:rsid w:val="00CF4FA0"/>
    <w:rsid w:val="00CF7366"/>
    <w:rsid w:val="00CF76A1"/>
    <w:rsid w:val="00D00A86"/>
    <w:rsid w:val="00D02624"/>
    <w:rsid w:val="00D04744"/>
    <w:rsid w:val="00D04C35"/>
    <w:rsid w:val="00D04E56"/>
    <w:rsid w:val="00D04E79"/>
    <w:rsid w:val="00D0537B"/>
    <w:rsid w:val="00D05B35"/>
    <w:rsid w:val="00D05FA2"/>
    <w:rsid w:val="00D069B7"/>
    <w:rsid w:val="00D06C55"/>
    <w:rsid w:val="00D06E51"/>
    <w:rsid w:val="00D07508"/>
    <w:rsid w:val="00D075C3"/>
    <w:rsid w:val="00D105D1"/>
    <w:rsid w:val="00D10697"/>
    <w:rsid w:val="00D1079C"/>
    <w:rsid w:val="00D10937"/>
    <w:rsid w:val="00D10DDD"/>
    <w:rsid w:val="00D10F85"/>
    <w:rsid w:val="00D1161A"/>
    <w:rsid w:val="00D11EF3"/>
    <w:rsid w:val="00D1220B"/>
    <w:rsid w:val="00D123EA"/>
    <w:rsid w:val="00D131BF"/>
    <w:rsid w:val="00D1364F"/>
    <w:rsid w:val="00D1449A"/>
    <w:rsid w:val="00D1544D"/>
    <w:rsid w:val="00D16256"/>
    <w:rsid w:val="00D1719E"/>
    <w:rsid w:val="00D178B1"/>
    <w:rsid w:val="00D17A43"/>
    <w:rsid w:val="00D20039"/>
    <w:rsid w:val="00D20393"/>
    <w:rsid w:val="00D21466"/>
    <w:rsid w:val="00D21816"/>
    <w:rsid w:val="00D21FFC"/>
    <w:rsid w:val="00D2264E"/>
    <w:rsid w:val="00D22722"/>
    <w:rsid w:val="00D24134"/>
    <w:rsid w:val="00D249C8"/>
    <w:rsid w:val="00D258D4"/>
    <w:rsid w:val="00D26734"/>
    <w:rsid w:val="00D269FC"/>
    <w:rsid w:val="00D278BE"/>
    <w:rsid w:val="00D30179"/>
    <w:rsid w:val="00D3045C"/>
    <w:rsid w:val="00D30AD9"/>
    <w:rsid w:val="00D30F75"/>
    <w:rsid w:val="00D311D2"/>
    <w:rsid w:val="00D311E1"/>
    <w:rsid w:val="00D343E6"/>
    <w:rsid w:val="00D347B6"/>
    <w:rsid w:val="00D35BFB"/>
    <w:rsid w:val="00D35C16"/>
    <w:rsid w:val="00D36D49"/>
    <w:rsid w:val="00D37098"/>
    <w:rsid w:val="00D400FD"/>
    <w:rsid w:val="00D4050D"/>
    <w:rsid w:val="00D408E1"/>
    <w:rsid w:val="00D409D1"/>
    <w:rsid w:val="00D40F61"/>
    <w:rsid w:val="00D4265B"/>
    <w:rsid w:val="00D43B8B"/>
    <w:rsid w:val="00D44219"/>
    <w:rsid w:val="00D44AE1"/>
    <w:rsid w:val="00D44F35"/>
    <w:rsid w:val="00D45598"/>
    <w:rsid w:val="00D4600D"/>
    <w:rsid w:val="00D46316"/>
    <w:rsid w:val="00D465D5"/>
    <w:rsid w:val="00D47BDA"/>
    <w:rsid w:val="00D507EA"/>
    <w:rsid w:val="00D5122B"/>
    <w:rsid w:val="00D512EE"/>
    <w:rsid w:val="00D51958"/>
    <w:rsid w:val="00D52166"/>
    <w:rsid w:val="00D527C3"/>
    <w:rsid w:val="00D52A60"/>
    <w:rsid w:val="00D53028"/>
    <w:rsid w:val="00D53D94"/>
    <w:rsid w:val="00D54289"/>
    <w:rsid w:val="00D55122"/>
    <w:rsid w:val="00D563C8"/>
    <w:rsid w:val="00D5689C"/>
    <w:rsid w:val="00D57042"/>
    <w:rsid w:val="00D57535"/>
    <w:rsid w:val="00D611BF"/>
    <w:rsid w:val="00D62044"/>
    <w:rsid w:val="00D632D1"/>
    <w:rsid w:val="00D64E42"/>
    <w:rsid w:val="00D64F08"/>
    <w:rsid w:val="00D65707"/>
    <w:rsid w:val="00D65DDA"/>
    <w:rsid w:val="00D666D7"/>
    <w:rsid w:val="00D66E82"/>
    <w:rsid w:val="00D674C9"/>
    <w:rsid w:val="00D678C2"/>
    <w:rsid w:val="00D67B93"/>
    <w:rsid w:val="00D67F08"/>
    <w:rsid w:val="00D706F4"/>
    <w:rsid w:val="00D70968"/>
    <w:rsid w:val="00D70ACF"/>
    <w:rsid w:val="00D70B11"/>
    <w:rsid w:val="00D71461"/>
    <w:rsid w:val="00D7177C"/>
    <w:rsid w:val="00D722B7"/>
    <w:rsid w:val="00D73593"/>
    <w:rsid w:val="00D7372D"/>
    <w:rsid w:val="00D737FD"/>
    <w:rsid w:val="00D741EA"/>
    <w:rsid w:val="00D7531D"/>
    <w:rsid w:val="00D76836"/>
    <w:rsid w:val="00D76E06"/>
    <w:rsid w:val="00D77F22"/>
    <w:rsid w:val="00D80172"/>
    <w:rsid w:val="00D804CD"/>
    <w:rsid w:val="00D816BB"/>
    <w:rsid w:val="00D820B1"/>
    <w:rsid w:val="00D827EE"/>
    <w:rsid w:val="00D828D2"/>
    <w:rsid w:val="00D82911"/>
    <w:rsid w:val="00D834F3"/>
    <w:rsid w:val="00D8444F"/>
    <w:rsid w:val="00D846AC"/>
    <w:rsid w:val="00D850CA"/>
    <w:rsid w:val="00D86D17"/>
    <w:rsid w:val="00D86E10"/>
    <w:rsid w:val="00D87063"/>
    <w:rsid w:val="00D901E9"/>
    <w:rsid w:val="00D91D42"/>
    <w:rsid w:val="00D92193"/>
    <w:rsid w:val="00D92737"/>
    <w:rsid w:val="00D92C5F"/>
    <w:rsid w:val="00D93226"/>
    <w:rsid w:val="00D93517"/>
    <w:rsid w:val="00D939C9"/>
    <w:rsid w:val="00D942C3"/>
    <w:rsid w:val="00D9465E"/>
    <w:rsid w:val="00D95241"/>
    <w:rsid w:val="00D95E1F"/>
    <w:rsid w:val="00D9608F"/>
    <w:rsid w:val="00D96493"/>
    <w:rsid w:val="00D96A33"/>
    <w:rsid w:val="00D96F2B"/>
    <w:rsid w:val="00D9785E"/>
    <w:rsid w:val="00D97F8D"/>
    <w:rsid w:val="00DA000C"/>
    <w:rsid w:val="00DA00E3"/>
    <w:rsid w:val="00DA080C"/>
    <w:rsid w:val="00DA0E3F"/>
    <w:rsid w:val="00DA1F0B"/>
    <w:rsid w:val="00DA24AA"/>
    <w:rsid w:val="00DA256D"/>
    <w:rsid w:val="00DA3A21"/>
    <w:rsid w:val="00DA3A8C"/>
    <w:rsid w:val="00DA4906"/>
    <w:rsid w:val="00DA4B74"/>
    <w:rsid w:val="00DA4E44"/>
    <w:rsid w:val="00DA5155"/>
    <w:rsid w:val="00DA68D4"/>
    <w:rsid w:val="00DB0AB4"/>
    <w:rsid w:val="00DB13D2"/>
    <w:rsid w:val="00DB20A5"/>
    <w:rsid w:val="00DB2392"/>
    <w:rsid w:val="00DB290A"/>
    <w:rsid w:val="00DB2ABA"/>
    <w:rsid w:val="00DB30B7"/>
    <w:rsid w:val="00DB501D"/>
    <w:rsid w:val="00DB5068"/>
    <w:rsid w:val="00DB5FDA"/>
    <w:rsid w:val="00DB627F"/>
    <w:rsid w:val="00DB6DC7"/>
    <w:rsid w:val="00DB73D0"/>
    <w:rsid w:val="00DB74FB"/>
    <w:rsid w:val="00DB7836"/>
    <w:rsid w:val="00DC0295"/>
    <w:rsid w:val="00DC2807"/>
    <w:rsid w:val="00DC2AA8"/>
    <w:rsid w:val="00DC30C9"/>
    <w:rsid w:val="00DC3829"/>
    <w:rsid w:val="00DC3A2F"/>
    <w:rsid w:val="00DC3E2F"/>
    <w:rsid w:val="00DC4D30"/>
    <w:rsid w:val="00DC5491"/>
    <w:rsid w:val="00DC59BE"/>
    <w:rsid w:val="00DC5AC1"/>
    <w:rsid w:val="00DC5B21"/>
    <w:rsid w:val="00DC6316"/>
    <w:rsid w:val="00DC733A"/>
    <w:rsid w:val="00DC7C00"/>
    <w:rsid w:val="00DC7EF5"/>
    <w:rsid w:val="00DD016C"/>
    <w:rsid w:val="00DD04B1"/>
    <w:rsid w:val="00DD0D2B"/>
    <w:rsid w:val="00DD11D6"/>
    <w:rsid w:val="00DD27FD"/>
    <w:rsid w:val="00DD28DD"/>
    <w:rsid w:val="00DD3411"/>
    <w:rsid w:val="00DD3BCA"/>
    <w:rsid w:val="00DD3D71"/>
    <w:rsid w:val="00DD43B4"/>
    <w:rsid w:val="00DD4518"/>
    <w:rsid w:val="00DD4CEE"/>
    <w:rsid w:val="00DD4DFC"/>
    <w:rsid w:val="00DD4F8D"/>
    <w:rsid w:val="00DD644F"/>
    <w:rsid w:val="00DD6BC1"/>
    <w:rsid w:val="00DD7637"/>
    <w:rsid w:val="00DD79F1"/>
    <w:rsid w:val="00DD7A1C"/>
    <w:rsid w:val="00DE0A4A"/>
    <w:rsid w:val="00DE0AFC"/>
    <w:rsid w:val="00DE1996"/>
    <w:rsid w:val="00DE1D60"/>
    <w:rsid w:val="00DE1E69"/>
    <w:rsid w:val="00DE2318"/>
    <w:rsid w:val="00DE2C0C"/>
    <w:rsid w:val="00DE3110"/>
    <w:rsid w:val="00DE337C"/>
    <w:rsid w:val="00DE3BF7"/>
    <w:rsid w:val="00DE4CE7"/>
    <w:rsid w:val="00DE64AE"/>
    <w:rsid w:val="00DF0F8A"/>
    <w:rsid w:val="00DF231A"/>
    <w:rsid w:val="00DF2749"/>
    <w:rsid w:val="00DF3411"/>
    <w:rsid w:val="00DF371A"/>
    <w:rsid w:val="00DF3AE9"/>
    <w:rsid w:val="00DF4E3A"/>
    <w:rsid w:val="00DF569A"/>
    <w:rsid w:val="00DF5C06"/>
    <w:rsid w:val="00DF7122"/>
    <w:rsid w:val="00DF7A79"/>
    <w:rsid w:val="00E01D83"/>
    <w:rsid w:val="00E0288B"/>
    <w:rsid w:val="00E02BA4"/>
    <w:rsid w:val="00E039CD"/>
    <w:rsid w:val="00E0439A"/>
    <w:rsid w:val="00E052CF"/>
    <w:rsid w:val="00E05954"/>
    <w:rsid w:val="00E05B07"/>
    <w:rsid w:val="00E05E4F"/>
    <w:rsid w:val="00E06A68"/>
    <w:rsid w:val="00E06C6C"/>
    <w:rsid w:val="00E07196"/>
    <w:rsid w:val="00E07201"/>
    <w:rsid w:val="00E07E81"/>
    <w:rsid w:val="00E107F0"/>
    <w:rsid w:val="00E10C86"/>
    <w:rsid w:val="00E10F43"/>
    <w:rsid w:val="00E117FD"/>
    <w:rsid w:val="00E11987"/>
    <w:rsid w:val="00E11BC0"/>
    <w:rsid w:val="00E12181"/>
    <w:rsid w:val="00E134B7"/>
    <w:rsid w:val="00E137E8"/>
    <w:rsid w:val="00E13B02"/>
    <w:rsid w:val="00E13CAA"/>
    <w:rsid w:val="00E148DC"/>
    <w:rsid w:val="00E14E6B"/>
    <w:rsid w:val="00E1535B"/>
    <w:rsid w:val="00E15A08"/>
    <w:rsid w:val="00E17303"/>
    <w:rsid w:val="00E175EE"/>
    <w:rsid w:val="00E17732"/>
    <w:rsid w:val="00E204EE"/>
    <w:rsid w:val="00E20981"/>
    <w:rsid w:val="00E20D6D"/>
    <w:rsid w:val="00E20DE0"/>
    <w:rsid w:val="00E21572"/>
    <w:rsid w:val="00E23979"/>
    <w:rsid w:val="00E239CE"/>
    <w:rsid w:val="00E23CAA"/>
    <w:rsid w:val="00E24701"/>
    <w:rsid w:val="00E24892"/>
    <w:rsid w:val="00E2506D"/>
    <w:rsid w:val="00E259FF"/>
    <w:rsid w:val="00E25F55"/>
    <w:rsid w:val="00E26723"/>
    <w:rsid w:val="00E269C0"/>
    <w:rsid w:val="00E27439"/>
    <w:rsid w:val="00E307A1"/>
    <w:rsid w:val="00E313C3"/>
    <w:rsid w:val="00E32E26"/>
    <w:rsid w:val="00E337B4"/>
    <w:rsid w:val="00E3381A"/>
    <w:rsid w:val="00E34BA9"/>
    <w:rsid w:val="00E356BE"/>
    <w:rsid w:val="00E36580"/>
    <w:rsid w:val="00E36D3A"/>
    <w:rsid w:val="00E378AD"/>
    <w:rsid w:val="00E40D41"/>
    <w:rsid w:val="00E41713"/>
    <w:rsid w:val="00E4180C"/>
    <w:rsid w:val="00E419A1"/>
    <w:rsid w:val="00E41F84"/>
    <w:rsid w:val="00E41FED"/>
    <w:rsid w:val="00E43CB0"/>
    <w:rsid w:val="00E44553"/>
    <w:rsid w:val="00E4458C"/>
    <w:rsid w:val="00E4562D"/>
    <w:rsid w:val="00E45C61"/>
    <w:rsid w:val="00E46B45"/>
    <w:rsid w:val="00E46C3D"/>
    <w:rsid w:val="00E4703A"/>
    <w:rsid w:val="00E4712C"/>
    <w:rsid w:val="00E478D4"/>
    <w:rsid w:val="00E50290"/>
    <w:rsid w:val="00E5059E"/>
    <w:rsid w:val="00E509F5"/>
    <w:rsid w:val="00E50A8E"/>
    <w:rsid w:val="00E511D0"/>
    <w:rsid w:val="00E54F56"/>
    <w:rsid w:val="00E55407"/>
    <w:rsid w:val="00E56854"/>
    <w:rsid w:val="00E568E6"/>
    <w:rsid w:val="00E56DBA"/>
    <w:rsid w:val="00E56FE5"/>
    <w:rsid w:val="00E57C20"/>
    <w:rsid w:val="00E60013"/>
    <w:rsid w:val="00E60960"/>
    <w:rsid w:val="00E61FD9"/>
    <w:rsid w:val="00E625D7"/>
    <w:rsid w:val="00E62F7F"/>
    <w:rsid w:val="00E63106"/>
    <w:rsid w:val="00E645CE"/>
    <w:rsid w:val="00E64D87"/>
    <w:rsid w:val="00E654D0"/>
    <w:rsid w:val="00E65930"/>
    <w:rsid w:val="00E65A5B"/>
    <w:rsid w:val="00E667E4"/>
    <w:rsid w:val="00E66BDE"/>
    <w:rsid w:val="00E66F96"/>
    <w:rsid w:val="00E67A20"/>
    <w:rsid w:val="00E717BA"/>
    <w:rsid w:val="00E71A41"/>
    <w:rsid w:val="00E71D6D"/>
    <w:rsid w:val="00E74829"/>
    <w:rsid w:val="00E75059"/>
    <w:rsid w:val="00E75599"/>
    <w:rsid w:val="00E75E58"/>
    <w:rsid w:val="00E76BBA"/>
    <w:rsid w:val="00E76E6F"/>
    <w:rsid w:val="00E775C3"/>
    <w:rsid w:val="00E777DC"/>
    <w:rsid w:val="00E77C41"/>
    <w:rsid w:val="00E80BFC"/>
    <w:rsid w:val="00E80E90"/>
    <w:rsid w:val="00E80ECC"/>
    <w:rsid w:val="00E80EEB"/>
    <w:rsid w:val="00E83E78"/>
    <w:rsid w:val="00E8478B"/>
    <w:rsid w:val="00E84980"/>
    <w:rsid w:val="00E851E4"/>
    <w:rsid w:val="00E85667"/>
    <w:rsid w:val="00E85D4D"/>
    <w:rsid w:val="00E862C6"/>
    <w:rsid w:val="00E8671B"/>
    <w:rsid w:val="00E86E45"/>
    <w:rsid w:val="00E871A1"/>
    <w:rsid w:val="00E8729B"/>
    <w:rsid w:val="00E87887"/>
    <w:rsid w:val="00E87CDF"/>
    <w:rsid w:val="00E87DB5"/>
    <w:rsid w:val="00E919F5"/>
    <w:rsid w:val="00E92E33"/>
    <w:rsid w:val="00E9300F"/>
    <w:rsid w:val="00E93ADE"/>
    <w:rsid w:val="00E945F4"/>
    <w:rsid w:val="00E947AE"/>
    <w:rsid w:val="00E94BD5"/>
    <w:rsid w:val="00E94BFD"/>
    <w:rsid w:val="00E9511C"/>
    <w:rsid w:val="00E962A0"/>
    <w:rsid w:val="00E96BDB"/>
    <w:rsid w:val="00E97AFF"/>
    <w:rsid w:val="00EA0458"/>
    <w:rsid w:val="00EA04DF"/>
    <w:rsid w:val="00EA114B"/>
    <w:rsid w:val="00EA1D08"/>
    <w:rsid w:val="00EA1F8C"/>
    <w:rsid w:val="00EA2384"/>
    <w:rsid w:val="00EA2F65"/>
    <w:rsid w:val="00EA3046"/>
    <w:rsid w:val="00EA3779"/>
    <w:rsid w:val="00EA3A1E"/>
    <w:rsid w:val="00EA43A5"/>
    <w:rsid w:val="00EA581B"/>
    <w:rsid w:val="00EA65A1"/>
    <w:rsid w:val="00EA673F"/>
    <w:rsid w:val="00EA6A61"/>
    <w:rsid w:val="00EA6DE3"/>
    <w:rsid w:val="00EA6E64"/>
    <w:rsid w:val="00EA746F"/>
    <w:rsid w:val="00EA7713"/>
    <w:rsid w:val="00EB045B"/>
    <w:rsid w:val="00EB059D"/>
    <w:rsid w:val="00EB1043"/>
    <w:rsid w:val="00EB1C3E"/>
    <w:rsid w:val="00EB30D9"/>
    <w:rsid w:val="00EB3481"/>
    <w:rsid w:val="00EB3EE0"/>
    <w:rsid w:val="00EB4AD2"/>
    <w:rsid w:val="00EB5DEF"/>
    <w:rsid w:val="00EB764A"/>
    <w:rsid w:val="00EB7986"/>
    <w:rsid w:val="00EB7C24"/>
    <w:rsid w:val="00EC15EA"/>
    <w:rsid w:val="00EC1CDE"/>
    <w:rsid w:val="00EC2353"/>
    <w:rsid w:val="00EC2541"/>
    <w:rsid w:val="00EC2775"/>
    <w:rsid w:val="00EC37DB"/>
    <w:rsid w:val="00EC4031"/>
    <w:rsid w:val="00EC4607"/>
    <w:rsid w:val="00EC52DD"/>
    <w:rsid w:val="00EC7557"/>
    <w:rsid w:val="00EC755D"/>
    <w:rsid w:val="00ED0E89"/>
    <w:rsid w:val="00ED0F19"/>
    <w:rsid w:val="00ED0FCA"/>
    <w:rsid w:val="00ED1800"/>
    <w:rsid w:val="00ED1A3F"/>
    <w:rsid w:val="00ED33A8"/>
    <w:rsid w:val="00ED48AA"/>
    <w:rsid w:val="00ED4AE1"/>
    <w:rsid w:val="00ED5675"/>
    <w:rsid w:val="00ED6B1A"/>
    <w:rsid w:val="00ED71FD"/>
    <w:rsid w:val="00ED732D"/>
    <w:rsid w:val="00EE0563"/>
    <w:rsid w:val="00EE0F45"/>
    <w:rsid w:val="00EE1EB3"/>
    <w:rsid w:val="00EE2816"/>
    <w:rsid w:val="00EE6DCA"/>
    <w:rsid w:val="00EE7936"/>
    <w:rsid w:val="00EE7A1E"/>
    <w:rsid w:val="00EF0127"/>
    <w:rsid w:val="00EF0962"/>
    <w:rsid w:val="00EF1A1B"/>
    <w:rsid w:val="00EF1E94"/>
    <w:rsid w:val="00EF26E3"/>
    <w:rsid w:val="00EF2C44"/>
    <w:rsid w:val="00EF3A9F"/>
    <w:rsid w:val="00EF3AA3"/>
    <w:rsid w:val="00EF3D7A"/>
    <w:rsid w:val="00EF480C"/>
    <w:rsid w:val="00EF4D76"/>
    <w:rsid w:val="00EF4DE5"/>
    <w:rsid w:val="00EF5B2A"/>
    <w:rsid w:val="00EF6209"/>
    <w:rsid w:val="00EF7AE7"/>
    <w:rsid w:val="00F00D14"/>
    <w:rsid w:val="00F013D7"/>
    <w:rsid w:val="00F015A6"/>
    <w:rsid w:val="00F01A97"/>
    <w:rsid w:val="00F03F80"/>
    <w:rsid w:val="00F051DF"/>
    <w:rsid w:val="00F0544D"/>
    <w:rsid w:val="00F064D2"/>
    <w:rsid w:val="00F06DE2"/>
    <w:rsid w:val="00F07520"/>
    <w:rsid w:val="00F075C7"/>
    <w:rsid w:val="00F07D1F"/>
    <w:rsid w:val="00F1014A"/>
    <w:rsid w:val="00F107D9"/>
    <w:rsid w:val="00F10A03"/>
    <w:rsid w:val="00F10EAA"/>
    <w:rsid w:val="00F1195F"/>
    <w:rsid w:val="00F1231E"/>
    <w:rsid w:val="00F157BA"/>
    <w:rsid w:val="00F15A35"/>
    <w:rsid w:val="00F16567"/>
    <w:rsid w:val="00F16807"/>
    <w:rsid w:val="00F16C1F"/>
    <w:rsid w:val="00F16E75"/>
    <w:rsid w:val="00F1758A"/>
    <w:rsid w:val="00F20514"/>
    <w:rsid w:val="00F20818"/>
    <w:rsid w:val="00F20E6F"/>
    <w:rsid w:val="00F2122D"/>
    <w:rsid w:val="00F21284"/>
    <w:rsid w:val="00F21840"/>
    <w:rsid w:val="00F2293C"/>
    <w:rsid w:val="00F22A22"/>
    <w:rsid w:val="00F22D1D"/>
    <w:rsid w:val="00F25B99"/>
    <w:rsid w:val="00F26470"/>
    <w:rsid w:val="00F275D1"/>
    <w:rsid w:val="00F30B26"/>
    <w:rsid w:val="00F30B31"/>
    <w:rsid w:val="00F31F10"/>
    <w:rsid w:val="00F32575"/>
    <w:rsid w:val="00F32B2B"/>
    <w:rsid w:val="00F3422B"/>
    <w:rsid w:val="00F3428C"/>
    <w:rsid w:val="00F34B39"/>
    <w:rsid w:val="00F36548"/>
    <w:rsid w:val="00F37014"/>
    <w:rsid w:val="00F409E4"/>
    <w:rsid w:val="00F40AC0"/>
    <w:rsid w:val="00F41496"/>
    <w:rsid w:val="00F41503"/>
    <w:rsid w:val="00F416ED"/>
    <w:rsid w:val="00F42048"/>
    <w:rsid w:val="00F42319"/>
    <w:rsid w:val="00F42E5A"/>
    <w:rsid w:val="00F438D2"/>
    <w:rsid w:val="00F45962"/>
    <w:rsid w:val="00F45C55"/>
    <w:rsid w:val="00F45EF6"/>
    <w:rsid w:val="00F46682"/>
    <w:rsid w:val="00F46822"/>
    <w:rsid w:val="00F46C47"/>
    <w:rsid w:val="00F505DB"/>
    <w:rsid w:val="00F53EA5"/>
    <w:rsid w:val="00F54671"/>
    <w:rsid w:val="00F548D7"/>
    <w:rsid w:val="00F549AE"/>
    <w:rsid w:val="00F558D9"/>
    <w:rsid w:val="00F559DB"/>
    <w:rsid w:val="00F56251"/>
    <w:rsid w:val="00F56ADD"/>
    <w:rsid w:val="00F57F5C"/>
    <w:rsid w:val="00F603FB"/>
    <w:rsid w:val="00F62B1F"/>
    <w:rsid w:val="00F62BDF"/>
    <w:rsid w:val="00F62FB8"/>
    <w:rsid w:val="00F642A1"/>
    <w:rsid w:val="00F642A4"/>
    <w:rsid w:val="00F644C6"/>
    <w:rsid w:val="00F65C95"/>
    <w:rsid w:val="00F65D99"/>
    <w:rsid w:val="00F66747"/>
    <w:rsid w:val="00F667C9"/>
    <w:rsid w:val="00F67261"/>
    <w:rsid w:val="00F70168"/>
    <w:rsid w:val="00F7167E"/>
    <w:rsid w:val="00F71907"/>
    <w:rsid w:val="00F72349"/>
    <w:rsid w:val="00F724CB"/>
    <w:rsid w:val="00F72A99"/>
    <w:rsid w:val="00F72AC0"/>
    <w:rsid w:val="00F72C10"/>
    <w:rsid w:val="00F73E4A"/>
    <w:rsid w:val="00F74646"/>
    <w:rsid w:val="00F7484D"/>
    <w:rsid w:val="00F74854"/>
    <w:rsid w:val="00F74A41"/>
    <w:rsid w:val="00F751A3"/>
    <w:rsid w:val="00F7524F"/>
    <w:rsid w:val="00F765F0"/>
    <w:rsid w:val="00F76D46"/>
    <w:rsid w:val="00F77F18"/>
    <w:rsid w:val="00F8021F"/>
    <w:rsid w:val="00F80438"/>
    <w:rsid w:val="00F80B55"/>
    <w:rsid w:val="00F80DD7"/>
    <w:rsid w:val="00F81EE3"/>
    <w:rsid w:val="00F821E4"/>
    <w:rsid w:val="00F82B97"/>
    <w:rsid w:val="00F84051"/>
    <w:rsid w:val="00F84B55"/>
    <w:rsid w:val="00F85423"/>
    <w:rsid w:val="00F85932"/>
    <w:rsid w:val="00F86280"/>
    <w:rsid w:val="00F8673D"/>
    <w:rsid w:val="00F874BE"/>
    <w:rsid w:val="00F9049B"/>
    <w:rsid w:val="00F91E3B"/>
    <w:rsid w:val="00F92347"/>
    <w:rsid w:val="00F925C9"/>
    <w:rsid w:val="00F928AA"/>
    <w:rsid w:val="00F92FB0"/>
    <w:rsid w:val="00F93B9C"/>
    <w:rsid w:val="00F944C7"/>
    <w:rsid w:val="00F946BF"/>
    <w:rsid w:val="00F96E77"/>
    <w:rsid w:val="00F97BD9"/>
    <w:rsid w:val="00FA0010"/>
    <w:rsid w:val="00FA0A40"/>
    <w:rsid w:val="00FA0B23"/>
    <w:rsid w:val="00FA1871"/>
    <w:rsid w:val="00FA19DD"/>
    <w:rsid w:val="00FA19ED"/>
    <w:rsid w:val="00FA1D00"/>
    <w:rsid w:val="00FA21C9"/>
    <w:rsid w:val="00FA32A1"/>
    <w:rsid w:val="00FA4680"/>
    <w:rsid w:val="00FA495B"/>
    <w:rsid w:val="00FA5F02"/>
    <w:rsid w:val="00FB18CB"/>
    <w:rsid w:val="00FB1A68"/>
    <w:rsid w:val="00FB2186"/>
    <w:rsid w:val="00FB266F"/>
    <w:rsid w:val="00FB3139"/>
    <w:rsid w:val="00FB37D3"/>
    <w:rsid w:val="00FB3851"/>
    <w:rsid w:val="00FB3E43"/>
    <w:rsid w:val="00FB4746"/>
    <w:rsid w:val="00FB4A30"/>
    <w:rsid w:val="00FB4A43"/>
    <w:rsid w:val="00FB6063"/>
    <w:rsid w:val="00FB61FA"/>
    <w:rsid w:val="00FB743D"/>
    <w:rsid w:val="00FB7503"/>
    <w:rsid w:val="00FC0296"/>
    <w:rsid w:val="00FC0471"/>
    <w:rsid w:val="00FC27E6"/>
    <w:rsid w:val="00FC37E3"/>
    <w:rsid w:val="00FC3C16"/>
    <w:rsid w:val="00FC401C"/>
    <w:rsid w:val="00FC4495"/>
    <w:rsid w:val="00FC463E"/>
    <w:rsid w:val="00FC513A"/>
    <w:rsid w:val="00FC586B"/>
    <w:rsid w:val="00FC6E80"/>
    <w:rsid w:val="00FC79F0"/>
    <w:rsid w:val="00FD0A74"/>
    <w:rsid w:val="00FD0C7A"/>
    <w:rsid w:val="00FD0F7E"/>
    <w:rsid w:val="00FD1451"/>
    <w:rsid w:val="00FD2282"/>
    <w:rsid w:val="00FD25EB"/>
    <w:rsid w:val="00FD2A37"/>
    <w:rsid w:val="00FD3448"/>
    <w:rsid w:val="00FD379F"/>
    <w:rsid w:val="00FD38CD"/>
    <w:rsid w:val="00FD429F"/>
    <w:rsid w:val="00FD437E"/>
    <w:rsid w:val="00FD4CC9"/>
    <w:rsid w:val="00FD4CEE"/>
    <w:rsid w:val="00FD65C5"/>
    <w:rsid w:val="00FD6649"/>
    <w:rsid w:val="00FD6E0F"/>
    <w:rsid w:val="00FE091A"/>
    <w:rsid w:val="00FE0B62"/>
    <w:rsid w:val="00FE0F65"/>
    <w:rsid w:val="00FE0FE7"/>
    <w:rsid w:val="00FE14EE"/>
    <w:rsid w:val="00FE1BA7"/>
    <w:rsid w:val="00FE1E0B"/>
    <w:rsid w:val="00FE2082"/>
    <w:rsid w:val="00FE2853"/>
    <w:rsid w:val="00FE2AA2"/>
    <w:rsid w:val="00FE3652"/>
    <w:rsid w:val="00FE3A43"/>
    <w:rsid w:val="00FE3E37"/>
    <w:rsid w:val="00FE4E90"/>
    <w:rsid w:val="00FE5826"/>
    <w:rsid w:val="00FE5CC2"/>
    <w:rsid w:val="00FE6A3A"/>
    <w:rsid w:val="00FE6E6D"/>
    <w:rsid w:val="00FE7429"/>
    <w:rsid w:val="00FE7B9D"/>
    <w:rsid w:val="00FF0204"/>
    <w:rsid w:val="00FF0F1D"/>
    <w:rsid w:val="00FF147C"/>
    <w:rsid w:val="00FF1741"/>
    <w:rsid w:val="00FF18B4"/>
    <w:rsid w:val="00FF1CBB"/>
    <w:rsid w:val="00FF410A"/>
    <w:rsid w:val="00FF5DEE"/>
    <w:rsid w:val="00FF7711"/>
    <w:rsid w:val="00FF7D92"/>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28363B3F"/>
  <w15:docId w15:val="{E070E5D0-C8A0-4332-B5DB-BA573143B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9A5564"/>
  </w:style>
  <w:style w:type="paragraph" w:styleId="10">
    <w:name w:val="heading 1"/>
    <w:aliases w:val="Глава"/>
    <w:basedOn w:val="a1"/>
    <w:next w:val="a1"/>
    <w:link w:val="11"/>
    <w:qFormat/>
    <w:rsid w:val="00FF1741"/>
    <w:pPr>
      <w:keepNext/>
      <w:numPr>
        <w:numId w:val="1"/>
      </w:numPr>
      <w:spacing w:after="0" w:line="240" w:lineRule="auto"/>
      <w:jc w:val="both"/>
      <w:outlineLvl w:val="0"/>
    </w:pPr>
    <w:rPr>
      <w:rFonts w:ascii="Bookman Old Style" w:eastAsia="Times New Roman" w:hAnsi="Bookman Old Style" w:cs="Times New Roman"/>
      <w:b/>
      <w:sz w:val="44"/>
      <w:szCs w:val="20"/>
      <w:lang w:val="en-US"/>
    </w:rPr>
  </w:style>
  <w:style w:type="paragraph" w:styleId="2">
    <w:name w:val="heading 2"/>
    <w:basedOn w:val="a1"/>
    <w:next w:val="a1"/>
    <w:link w:val="20"/>
    <w:qFormat/>
    <w:rsid w:val="00FF1741"/>
    <w:pPr>
      <w:keepNext/>
      <w:numPr>
        <w:ilvl w:val="1"/>
        <w:numId w:val="1"/>
      </w:numPr>
      <w:spacing w:after="0" w:line="240" w:lineRule="auto"/>
      <w:jc w:val="both"/>
      <w:outlineLvl w:val="1"/>
    </w:pPr>
    <w:rPr>
      <w:rFonts w:ascii="Bookman Old Style" w:eastAsia="Times New Roman" w:hAnsi="Bookman Old Style" w:cs="Times New Roman"/>
      <w:b/>
      <w:sz w:val="40"/>
      <w:szCs w:val="20"/>
    </w:rPr>
  </w:style>
  <w:style w:type="paragraph" w:styleId="30">
    <w:name w:val="heading 3"/>
    <w:basedOn w:val="a1"/>
    <w:next w:val="a1"/>
    <w:link w:val="31"/>
    <w:qFormat/>
    <w:rsid w:val="00FF1741"/>
    <w:pPr>
      <w:keepNext/>
      <w:numPr>
        <w:ilvl w:val="2"/>
        <w:numId w:val="1"/>
      </w:numPr>
      <w:spacing w:after="0" w:line="240" w:lineRule="auto"/>
      <w:jc w:val="both"/>
      <w:outlineLvl w:val="2"/>
    </w:pPr>
    <w:rPr>
      <w:rFonts w:ascii="Bookman Old Style" w:eastAsia="Times New Roman" w:hAnsi="Bookman Old Style" w:cs="Times New Roman"/>
      <w:sz w:val="24"/>
      <w:szCs w:val="20"/>
    </w:rPr>
  </w:style>
  <w:style w:type="paragraph" w:styleId="4">
    <w:name w:val="heading 4"/>
    <w:basedOn w:val="a1"/>
    <w:next w:val="a1"/>
    <w:link w:val="40"/>
    <w:qFormat/>
    <w:rsid w:val="00FF1741"/>
    <w:pPr>
      <w:keepNext/>
      <w:numPr>
        <w:ilvl w:val="3"/>
        <w:numId w:val="1"/>
      </w:numPr>
      <w:spacing w:after="0" w:line="240" w:lineRule="auto"/>
      <w:jc w:val="both"/>
      <w:outlineLvl w:val="3"/>
    </w:pPr>
    <w:rPr>
      <w:rFonts w:ascii="Bookman Old Style" w:eastAsia="Times New Roman" w:hAnsi="Bookman Old Style" w:cs="Times New Roman"/>
      <w:b/>
      <w:sz w:val="36"/>
      <w:szCs w:val="20"/>
    </w:rPr>
  </w:style>
  <w:style w:type="paragraph" w:styleId="5">
    <w:name w:val="heading 5"/>
    <w:basedOn w:val="a1"/>
    <w:next w:val="a1"/>
    <w:link w:val="50"/>
    <w:qFormat/>
    <w:rsid w:val="00FF1741"/>
    <w:pPr>
      <w:keepNext/>
      <w:numPr>
        <w:ilvl w:val="4"/>
        <w:numId w:val="1"/>
      </w:numPr>
      <w:spacing w:after="0" w:line="160" w:lineRule="atLeast"/>
      <w:jc w:val="both"/>
      <w:outlineLvl w:val="4"/>
    </w:pPr>
    <w:rPr>
      <w:rFonts w:ascii="Bookman Old Style" w:eastAsia="Times New Roman" w:hAnsi="Bookman Old Style" w:cs="Times New Roman"/>
      <w:b/>
      <w:sz w:val="20"/>
      <w:szCs w:val="20"/>
    </w:rPr>
  </w:style>
  <w:style w:type="paragraph" w:styleId="6">
    <w:name w:val="heading 6"/>
    <w:basedOn w:val="a1"/>
    <w:next w:val="a1"/>
    <w:link w:val="60"/>
    <w:qFormat/>
    <w:rsid w:val="00FF1741"/>
    <w:pPr>
      <w:keepNext/>
      <w:numPr>
        <w:ilvl w:val="5"/>
        <w:numId w:val="1"/>
      </w:numPr>
      <w:spacing w:after="0" w:line="240" w:lineRule="auto"/>
      <w:outlineLvl w:val="5"/>
    </w:pPr>
    <w:rPr>
      <w:rFonts w:ascii="Times New Roman" w:eastAsia="Times New Roman" w:hAnsi="Times New Roman" w:cs="Times New Roman"/>
      <w:sz w:val="24"/>
      <w:szCs w:val="20"/>
    </w:rPr>
  </w:style>
  <w:style w:type="paragraph" w:styleId="7">
    <w:name w:val="heading 7"/>
    <w:basedOn w:val="a1"/>
    <w:next w:val="a1"/>
    <w:link w:val="70"/>
    <w:qFormat/>
    <w:rsid w:val="00FF1741"/>
    <w:pPr>
      <w:keepNext/>
      <w:numPr>
        <w:ilvl w:val="6"/>
        <w:numId w:val="1"/>
      </w:numPr>
      <w:spacing w:after="0" w:line="240" w:lineRule="auto"/>
      <w:jc w:val="center"/>
      <w:outlineLvl w:val="6"/>
    </w:pPr>
    <w:rPr>
      <w:rFonts w:ascii="Times New Roman" w:eastAsia="Times New Roman" w:hAnsi="Times New Roman" w:cs="Times New Roman"/>
      <w:b/>
      <w:sz w:val="24"/>
      <w:szCs w:val="20"/>
    </w:rPr>
  </w:style>
  <w:style w:type="paragraph" w:styleId="8">
    <w:name w:val="heading 8"/>
    <w:basedOn w:val="a1"/>
    <w:next w:val="a1"/>
    <w:link w:val="80"/>
    <w:qFormat/>
    <w:rsid w:val="00FF1741"/>
    <w:pPr>
      <w:keepNext/>
      <w:numPr>
        <w:ilvl w:val="7"/>
        <w:numId w:val="1"/>
      </w:numPr>
      <w:spacing w:after="0" w:line="240" w:lineRule="auto"/>
      <w:jc w:val="center"/>
      <w:outlineLvl w:val="7"/>
    </w:pPr>
    <w:rPr>
      <w:rFonts w:ascii="Bookman Old Style" w:eastAsia="Times New Roman" w:hAnsi="Bookman Old Style" w:cs="Times New Roman"/>
      <w:b/>
      <w:snapToGrid w:val="0"/>
      <w:color w:val="000000"/>
      <w:sz w:val="24"/>
      <w:szCs w:val="20"/>
    </w:rPr>
  </w:style>
  <w:style w:type="paragraph" w:styleId="9">
    <w:name w:val="heading 9"/>
    <w:basedOn w:val="a1"/>
    <w:next w:val="a1"/>
    <w:link w:val="90"/>
    <w:qFormat/>
    <w:rsid w:val="00FF1741"/>
    <w:pPr>
      <w:keepNext/>
      <w:numPr>
        <w:ilvl w:val="8"/>
        <w:numId w:val="1"/>
      </w:numPr>
      <w:spacing w:after="0" w:line="240" w:lineRule="auto"/>
      <w:jc w:val="center"/>
      <w:outlineLvl w:val="8"/>
    </w:pPr>
    <w:rPr>
      <w:rFonts w:ascii="Times New Roman" w:eastAsia="Times New Roman" w:hAnsi="Times New Roman" w:cs="Times New Roman"/>
      <w:b/>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styleId="a5">
    <w:name w:val="Table Grid"/>
    <w:basedOn w:val="a3"/>
    <w:uiPriority w:val="39"/>
    <w:rsid w:val="00FF174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11">
    <w:name w:val="Заголовок 1 Знак"/>
    <w:aliases w:val="Глава Знак"/>
    <w:basedOn w:val="a2"/>
    <w:link w:val="10"/>
    <w:rsid w:val="00FF1741"/>
    <w:rPr>
      <w:rFonts w:ascii="Bookman Old Style" w:eastAsia="Times New Roman" w:hAnsi="Bookman Old Style" w:cs="Times New Roman"/>
      <w:b/>
      <w:sz w:val="44"/>
      <w:szCs w:val="20"/>
      <w:lang w:val="en-US"/>
    </w:rPr>
  </w:style>
  <w:style w:type="character" w:customStyle="1" w:styleId="20">
    <w:name w:val="Заголовок 2 Знак"/>
    <w:basedOn w:val="a2"/>
    <w:link w:val="2"/>
    <w:rsid w:val="00FF1741"/>
    <w:rPr>
      <w:rFonts w:ascii="Bookman Old Style" w:eastAsia="Times New Roman" w:hAnsi="Bookman Old Style" w:cs="Times New Roman"/>
      <w:b/>
      <w:sz w:val="40"/>
      <w:szCs w:val="20"/>
    </w:rPr>
  </w:style>
  <w:style w:type="character" w:customStyle="1" w:styleId="31">
    <w:name w:val="Заголовок 3 Знак"/>
    <w:basedOn w:val="a2"/>
    <w:link w:val="30"/>
    <w:rsid w:val="00FF1741"/>
    <w:rPr>
      <w:rFonts w:ascii="Bookman Old Style" w:eastAsia="Times New Roman" w:hAnsi="Bookman Old Style" w:cs="Times New Roman"/>
      <w:sz w:val="24"/>
      <w:szCs w:val="20"/>
    </w:rPr>
  </w:style>
  <w:style w:type="character" w:customStyle="1" w:styleId="40">
    <w:name w:val="Заголовок 4 Знак"/>
    <w:basedOn w:val="a2"/>
    <w:link w:val="4"/>
    <w:rsid w:val="00FF1741"/>
    <w:rPr>
      <w:rFonts w:ascii="Bookman Old Style" w:eastAsia="Times New Roman" w:hAnsi="Bookman Old Style" w:cs="Times New Roman"/>
      <w:b/>
      <w:sz w:val="36"/>
      <w:szCs w:val="20"/>
    </w:rPr>
  </w:style>
  <w:style w:type="character" w:customStyle="1" w:styleId="50">
    <w:name w:val="Заголовок 5 Знак"/>
    <w:basedOn w:val="a2"/>
    <w:link w:val="5"/>
    <w:rsid w:val="00FF1741"/>
    <w:rPr>
      <w:rFonts w:ascii="Bookman Old Style" w:eastAsia="Times New Roman" w:hAnsi="Bookman Old Style" w:cs="Times New Roman"/>
      <w:b/>
      <w:sz w:val="20"/>
      <w:szCs w:val="20"/>
    </w:rPr>
  </w:style>
  <w:style w:type="character" w:customStyle="1" w:styleId="60">
    <w:name w:val="Заголовок 6 Знак"/>
    <w:basedOn w:val="a2"/>
    <w:link w:val="6"/>
    <w:rsid w:val="00FF1741"/>
    <w:rPr>
      <w:rFonts w:ascii="Times New Roman" w:eastAsia="Times New Roman" w:hAnsi="Times New Roman" w:cs="Times New Roman"/>
      <w:sz w:val="24"/>
      <w:szCs w:val="20"/>
    </w:rPr>
  </w:style>
  <w:style w:type="character" w:customStyle="1" w:styleId="70">
    <w:name w:val="Заголовок 7 Знак"/>
    <w:basedOn w:val="a2"/>
    <w:link w:val="7"/>
    <w:rsid w:val="00FF1741"/>
    <w:rPr>
      <w:rFonts w:ascii="Times New Roman" w:eastAsia="Times New Roman" w:hAnsi="Times New Roman" w:cs="Times New Roman"/>
      <w:b/>
      <w:sz w:val="24"/>
      <w:szCs w:val="20"/>
    </w:rPr>
  </w:style>
  <w:style w:type="character" w:customStyle="1" w:styleId="80">
    <w:name w:val="Заголовок 8 Знак"/>
    <w:basedOn w:val="a2"/>
    <w:link w:val="8"/>
    <w:rsid w:val="00FF1741"/>
    <w:rPr>
      <w:rFonts w:ascii="Bookman Old Style" w:eastAsia="Times New Roman" w:hAnsi="Bookman Old Style" w:cs="Times New Roman"/>
      <w:b/>
      <w:snapToGrid w:val="0"/>
      <w:color w:val="000000"/>
      <w:sz w:val="24"/>
      <w:szCs w:val="20"/>
    </w:rPr>
  </w:style>
  <w:style w:type="character" w:customStyle="1" w:styleId="90">
    <w:name w:val="Заголовок 9 Знак"/>
    <w:basedOn w:val="a2"/>
    <w:link w:val="9"/>
    <w:rsid w:val="00FF1741"/>
    <w:rPr>
      <w:rFonts w:ascii="Times New Roman" w:eastAsia="Times New Roman" w:hAnsi="Times New Roman" w:cs="Times New Roman"/>
      <w:b/>
      <w:sz w:val="20"/>
      <w:szCs w:val="20"/>
    </w:rPr>
  </w:style>
  <w:style w:type="paragraph" w:styleId="a6">
    <w:name w:val="Body Text"/>
    <w:basedOn w:val="a1"/>
    <w:link w:val="a7"/>
    <w:rsid w:val="00FF1741"/>
    <w:pPr>
      <w:autoSpaceDE w:val="0"/>
      <w:autoSpaceDN w:val="0"/>
      <w:spacing w:after="0" w:line="240" w:lineRule="auto"/>
      <w:jc w:val="both"/>
    </w:pPr>
    <w:rPr>
      <w:rFonts w:ascii="Times New Roman" w:eastAsia="Times New Roman" w:hAnsi="Times New Roman" w:cs="Times New Roman"/>
      <w:i/>
      <w:iCs/>
      <w:sz w:val="24"/>
      <w:szCs w:val="24"/>
    </w:rPr>
  </w:style>
  <w:style w:type="character" w:customStyle="1" w:styleId="a7">
    <w:name w:val="Основной текст Знак"/>
    <w:basedOn w:val="a2"/>
    <w:link w:val="a6"/>
    <w:rsid w:val="00FF1741"/>
    <w:rPr>
      <w:rFonts w:ascii="Times New Roman" w:eastAsia="Times New Roman" w:hAnsi="Times New Roman" w:cs="Times New Roman"/>
      <w:i/>
      <w:iCs/>
      <w:sz w:val="24"/>
      <w:szCs w:val="24"/>
    </w:rPr>
  </w:style>
  <w:style w:type="paragraph" w:styleId="a8">
    <w:name w:val="Body Text Indent"/>
    <w:basedOn w:val="a1"/>
    <w:link w:val="a9"/>
    <w:rsid w:val="00FF1741"/>
    <w:pPr>
      <w:spacing w:after="120" w:line="240" w:lineRule="auto"/>
      <w:ind w:left="283"/>
    </w:pPr>
    <w:rPr>
      <w:rFonts w:ascii="Times New Roman" w:eastAsia="Times New Roman" w:hAnsi="Times New Roman" w:cs="Times New Roman"/>
      <w:sz w:val="24"/>
      <w:szCs w:val="24"/>
    </w:rPr>
  </w:style>
  <w:style w:type="character" w:customStyle="1" w:styleId="a9">
    <w:name w:val="Основной текст с отступом Знак"/>
    <w:basedOn w:val="a2"/>
    <w:link w:val="a8"/>
    <w:rsid w:val="00FF1741"/>
    <w:rPr>
      <w:rFonts w:ascii="Times New Roman" w:eastAsia="Times New Roman" w:hAnsi="Times New Roman" w:cs="Times New Roman"/>
      <w:sz w:val="24"/>
      <w:szCs w:val="24"/>
    </w:rPr>
  </w:style>
  <w:style w:type="paragraph" w:styleId="aa">
    <w:name w:val="Block Text"/>
    <w:basedOn w:val="a1"/>
    <w:rsid w:val="00FF1741"/>
    <w:pPr>
      <w:spacing w:before="120" w:after="0" w:line="240" w:lineRule="auto"/>
      <w:ind w:left="284" w:right="-1050" w:hanging="284"/>
      <w:jc w:val="both"/>
    </w:pPr>
    <w:rPr>
      <w:rFonts w:ascii="Times New Roman" w:eastAsia="Times New Roman" w:hAnsi="Times New Roman" w:cs="Times New Roman"/>
      <w:szCs w:val="20"/>
    </w:rPr>
  </w:style>
  <w:style w:type="paragraph" w:styleId="ab">
    <w:name w:val="Normal (Web)"/>
    <w:basedOn w:val="a1"/>
    <w:uiPriority w:val="99"/>
    <w:rsid w:val="00FF174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0">
    <w:name w:val="s0"/>
    <w:basedOn w:val="a2"/>
    <w:rsid w:val="00FF1741"/>
    <w:rPr>
      <w:rFonts w:ascii="Times New Roman" w:hAnsi="Times New Roman" w:cs="Times New Roman" w:hint="default"/>
      <w:b w:val="0"/>
      <w:bCs w:val="0"/>
      <w:i w:val="0"/>
      <w:iCs w:val="0"/>
      <w:strike w:val="0"/>
      <w:dstrike w:val="0"/>
      <w:color w:val="000000"/>
      <w:sz w:val="28"/>
      <w:szCs w:val="28"/>
      <w:u w:val="none"/>
      <w:effect w:val="none"/>
    </w:rPr>
  </w:style>
  <w:style w:type="paragraph" w:styleId="21">
    <w:name w:val="Body Text 2"/>
    <w:basedOn w:val="a1"/>
    <w:link w:val="22"/>
    <w:unhideWhenUsed/>
    <w:rsid w:val="00FF1741"/>
    <w:pPr>
      <w:spacing w:after="120" w:line="480" w:lineRule="auto"/>
    </w:pPr>
    <w:rPr>
      <w:rFonts w:ascii="Times New Roman" w:eastAsia="Times New Roman" w:hAnsi="Times New Roman" w:cs="Times New Roman"/>
      <w:sz w:val="24"/>
      <w:szCs w:val="24"/>
    </w:rPr>
  </w:style>
  <w:style w:type="character" w:customStyle="1" w:styleId="22">
    <w:name w:val="Основной текст 2 Знак"/>
    <w:basedOn w:val="a2"/>
    <w:link w:val="21"/>
    <w:rsid w:val="00FF1741"/>
    <w:rPr>
      <w:rFonts w:ascii="Times New Roman" w:eastAsia="Times New Roman" w:hAnsi="Times New Roman" w:cs="Times New Roman"/>
      <w:sz w:val="24"/>
      <w:szCs w:val="24"/>
    </w:rPr>
  </w:style>
  <w:style w:type="paragraph" w:styleId="32">
    <w:name w:val="Body Text 3"/>
    <w:basedOn w:val="a1"/>
    <w:link w:val="33"/>
    <w:uiPriority w:val="99"/>
    <w:unhideWhenUsed/>
    <w:rsid w:val="00FF1741"/>
    <w:pPr>
      <w:spacing w:after="120" w:line="240" w:lineRule="auto"/>
    </w:pPr>
    <w:rPr>
      <w:rFonts w:ascii="Times New Roman" w:eastAsia="Times New Roman" w:hAnsi="Times New Roman" w:cs="Times New Roman"/>
      <w:sz w:val="16"/>
      <w:szCs w:val="16"/>
    </w:rPr>
  </w:style>
  <w:style w:type="character" w:customStyle="1" w:styleId="33">
    <w:name w:val="Основной текст 3 Знак"/>
    <w:basedOn w:val="a2"/>
    <w:link w:val="32"/>
    <w:uiPriority w:val="99"/>
    <w:rsid w:val="00FF1741"/>
    <w:rPr>
      <w:rFonts w:ascii="Times New Roman" w:eastAsia="Times New Roman" w:hAnsi="Times New Roman" w:cs="Times New Roman"/>
      <w:sz w:val="16"/>
      <w:szCs w:val="16"/>
    </w:rPr>
  </w:style>
  <w:style w:type="paragraph" w:styleId="ac">
    <w:name w:val="List Paragraph"/>
    <w:basedOn w:val="a1"/>
    <w:uiPriority w:val="34"/>
    <w:qFormat/>
    <w:rsid w:val="009502E4"/>
    <w:pPr>
      <w:ind w:left="720"/>
      <w:contextualSpacing/>
    </w:pPr>
  </w:style>
  <w:style w:type="paragraph" w:styleId="ad">
    <w:name w:val="header"/>
    <w:basedOn w:val="a1"/>
    <w:link w:val="ae"/>
    <w:unhideWhenUsed/>
    <w:rsid w:val="00F10A03"/>
    <w:pPr>
      <w:tabs>
        <w:tab w:val="center" w:pos="4677"/>
        <w:tab w:val="right" w:pos="9355"/>
      </w:tabs>
      <w:spacing w:after="0" w:line="240" w:lineRule="auto"/>
    </w:pPr>
  </w:style>
  <w:style w:type="character" w:customStyle="1" w:styleId="ae">
    <w:name w:val="Верхний колонтитул Знак"/>
    <w:basedOn w:val="a2"/>
    <w:link w:val="ad"/>
    <w:rsid w:val="00F10A03"/>
  </w:style>
  <w:style w:type="paragraph" w:styleId="af">
    <w:name w:val="footer"/>
    <w:basedOn w:val="a1"/>
    <w:link w:val="af0"/>
    <w:uiPriority w:val="99"/>
    <w:unhideWhenUsed/>
    <w:rsid w:val="00F10A03"/>
    <w:pPr>
      <w:tabs>
        <w:tab w:val="center" w:pos="4677"/>
        <w:tab w:val="right" w:pos="9355"/>
      </w:tabs>
      <w:spacing w:after="0" w:line="240" w:lineRule="auto"/>
    </w:pPr>
  </w:style>
  <w:style w:type="character" w:customStyle="1" w:styleId="af0">
    <w:name w:val="Нижний колонтитул Знак"/>
    <w:basedOn w:val="a2"/>
    <w:link w:val="af"/>
    <w:uiPriority w:val="99"/>
    <w:rsid w:val="00F10A03"/>
  </w:style>
  <w:style w:type="character" w:styleId="af1">
    <w:name w:val="page number"/>
    <w:basedOn w:val="a2"/>
    <w:rsid w:val="00F10A03"/>
  </w:style>
  <w:style w:type="paragraph" w:styleId="af2">
    <w:name w:val="Balloon Text"/>
    <w:basedOn w:val="a1"/>
    <w:link w:val="af3"/>
    <w:uiPriority w:val="99"/>
    <w:semiHidden/>
    <w:unhideWhenUsed/>
    <w:rsid w:val="002D1725"/>
    <w:pPr>
      <w:spacing w:after="0" w:line="240" w:lineRule="auto"/>
    </w:pPr>
    <w:rPr>
      <w:rFonts w:ascii="Segoe UI" w:hAnsi="Segoe UI" w:cs="Segoe UI"/>
      <w:sz w:val="18"/>
      <w:szCs w:val="18"/>
    </w:rPr>
  </w:style>
  <w:style w:type="character" w:customStyle="1" w:styleId="af3">
    <w:name w:val="Текст выноски Знак"/>
    <w:basedOn w:val="a2"/>
    <w:link w:val="af2"/>
    <w:uiPriority w:val="99"/>
    <w:semiHidden/>
    <w:rsid w:val="002D1725"/>
    <w:rPr>
      <w:rFonts w:ascii="Segoe UI" w:hAnsi="Segoe UI" w:cs="Segoe UI"/>
      <w:sz w:val="18"/>
      <w:szCs w:val="18"/>
    </w:rPr>
  </w:style>
  <w:style w:type="character" w:styleId="af4">
    <w:name w:val="annotation reference"/>
    <w:basedOn w:val="a2"/>
    <w:uiPriority w:val="99"/>
    <w:semiHidden/>
    <w:unhideWhenUsed/>
    <w:rsid w:val="00290067"/>
    <w:rPr>
      <w:sz w:val="16"/>
      <w:szCs w:val="16"/>
    </w:rPr>
  </w:style>
  <w:style w:type="paragraph" w:styleId="af5">
    <w:name w:val="annotation text"/>
    <w:basedOn w:val="a1"/>
    <w:link w:val="af6"/>
    <w:uiPriority w:val="99"/>
    <w:unhideWhenUsed/>
    <w:rsid w:val="00290067"/>
    <w:pPr>
      <w:spacing w:line="240" w:lineRule="auto"/>
    </w:pPr>
    <w:rPr>
      <w:sz w:val="20"/>
      <w:szCs w:val="20"/>
    </w:rPr>
  </w:style>
  <w:style w:type="character" w:customStyle="1" w:styleId="af6">
    <w:name w:val="Текст примечания Знак"/>
    <w:basedOn w:val="a2"/>
    <w:link w:val="af5"/>
    <w:uiPriority w:val="99"/>
    <w:rsid w:val="00290067"/>
    <w:rPr>
      <w:sz w:val="20"/>
      <w:szCs w:val="20"/>
    </w:rPr>
  </w:style>
  <w:style w:type="paragraph" w:styleId="af7">
    <w:name w:val="annotation subject"/>
    <w:basedOn w:val="af5"/>
    <w:next w:val="af5"/>
    <w:link w:val="af8"/>
    <w:uiPriority w:val="99"/>
    <w:semiHidden/>
    <w:unhideWhenUsed/>
    <w:rsid w:val="00290067"/>
    <w:rPr>
      <w:b/>
      <w:bCs/>
    </w:rPr>
  </w:style>
  <w:style w:type="character" w:customStyle="1" w:styleId="af8">
    <w:name w:val="Тема примечания Знак"/>
    <w:basedOn w:val="af6"/>
    <w:link w:val="af7"/>
    <w:uiPriority w:val="99"/>
    <w:semiHidden/>
    <w:rsid w:val="00290067"/>
    <w:rPr>
      <w:b/>
      <w:bCs/>
      <w:sz w:val="20"/>
      <w:szCs w:val="20"/>
    </w:rPr>
  </w:style>
  <w:style w:type="paragraph" w:customStyle="1" w:styleId="a">
    <w:name w:val="Перечисление"/>
    <w:basedOn w:val="a1"/>
    <w:link w:val="af9"/>
    <w:qFormat/>
    <w:rsid w:val="00D64F08"/>
    <w:pPr>
      <w:numPr>
        <w:ilvl w:val="2"/>
        <w:numId w:val="2"/>
      </w:numPr>
      <w:spacing w:before="120" w:after="0" w:line="240" w:lineRule="auto"/>
      <w:ind w:left="709" w:hanging="283"/>
      <w:jc w:val="both"/>
    </w:pPr>
    <w:rPr>
      <w:rFonts w:ascii="Times New Roman" w:eastAsia="Times New Roman" w:hAnsi="Times New Roman" w:cs="Times New Roman"/>
      <w:sz w:val="24"/>
    </w:rPr>
  </w:style>
  <w:style w:type="character" w:customStyle="1" w:styleId="af9">
    <w:name w:val="Перечисление Знак"/>
    <w:basedOn w:val="a2"/>
    <w:link w:val="a"/>
    <w:rsid w:val="00D64F08"/>
    <w:rPr>
      <w:rFonts w:ascii="Times New Roman" w:eastAsia="Times New Roman" w:hAnsi="Times New Roman" w:cs="Times New Roman"/>
      <w:sz w:val="24"/>
    </w:rPr>
  </w:style>
  <w:style w:type="paragraph" w:customStyle="1" w:styleId="1">
    <w:name w:val="Заголовок1 рус"/>
    <w:qFormat/>
    <w:rsid w:val="00352566"/>
    <w:pPr>
      <w:numPr>
        <w:numId w:val="3"/>
      </w:numPr>
      <w:shd w:val="clear" w:color="auto" w:fill="D9D9D9"/>
      <w:spacing w:before="120" w:after="0" w:line="240" w:lineRule="auto"/>
      <w:ind w:left="360" w:hanging="360"/>
      <w:jc w:val="center"/>
    </w:pPr>
    <w:rPr>
      <w:rFonts w:ascii="Times New Roman" w:eastAsia="Times New Roman" w:hAnsi="Times New Roman" w:cs="Times New Roman"/>
      <w:b/>
      <w:sz w:val="24"/>
      <w:szCs w:val="24"/>
      <w:lang w:val="kk-KZ"/>
    </w:rPr>
  </w:style>
  <w:style w:type="paragraph" w:customStyle="1" w:styleId="a0">
    <w:name w:val="Абзац с нумерацией рус"/>
    <w:qFormat/>
    <w:rsid w:val="00352566"/>
    <w:pPr>
      <w:numPr>
        <w:ilvl w:val="1"/>
        <w:numId w:val="3"/>
      </w:numPr>
      <w:tabs>
        <w:tab w:val="clear" w:pos="567"/>
        <w:tab w:val="num" w:pos="600"/>
      </w:tabs>
      <w:spacing w:before="60" w:after="0" w:line="240" w:lineRule="auto"/>
      <w:jc w:val="both"/>
    </w:pPr>
    <w:rPr>
      <w:rFonts w:ascii="Times New Roman" w:eastAsia="Times New Roman" w:hAnsi="Times New Roman" w:cs="Times New Roman"/>
      <w:sz w:val="24"/>
      <w:szCs w:val="24"/>
    </w:rPr>
  </w:style>
  <w:style w:type="paragraph" w:customStyle="1" w:styleId="3">
    <w:name w:val="Абзац нумер 3 рус"/>
    <w:basedOn w:val="a1"/>
    <w:qFormat/>
    <w:rsid w:val="00352566"/>
    <w:pPr>
      <w:numPr>
        <w:ilvl w:val="2"/>
        <w:numId w:val="3"/>
      </w:numPr>
      <w:tabs>
        <w:tab w:val="clear" w:pos="737"/>
        <w:tab w:val="num" w:pos="600"/>
      </w:tabs>
      <w:spacing w:before="60" w:after="0" w:line="240" w:lineRule="auto"/>
      <w:jc w:val="both"/>
    </w:pPr>
    <w:rPr>
      <w:rFonts w:ascii="Times New Roman" w:eastAsia="Times New Roman" w:hAnsi="Times New Roman" w:cs="Times New Roman"/>
      <w:sz w:val="24"/>
      <w:szCs w:val="24"/>
    </w:rPr>
  </w:style>
  <w:style w:type="paragraph" w:styleId="afa">
    <w:name w:val="Subtitle"/>
    <w:basedOn w:val="a6"/>
    <w:next w:val="a1"/>
    <w:link w:val="afb"/>
    <w:uiPriority w:val="11"/>
    <w:qFormat/>
    <w:rsid w:val="00797450"/>
    <w:pPr>
      <w:autoSpaceDE/>
      <w:autoSpaceDN/>
    </w:pPr>
    <w:rPr>
      <w:i w:val="0"/>
      <w:iCs w:val="0"/>
    </w:rPr>
  </w:style>
  <w:style w:type="character" w:customStyle="1" w:styleId="afb">
    <w:name w:val="Подзаголовок Знак"/>
    <w:basedOn w:val="a2"/>
    <w:link w:val="afa"/>
    <w:uiPriority w:val="11"/>
    <w:rsid w:val="00797450"/>
    <w:rPr>
      <w:rFonts w:ascii="Times New Roman" w:eastAsia="Times New Roman" w:hAnsi="Times New Roman" w:cs="Times New Roman"/>
      <w:sz w:val="24"/>
      <w:szCs w:val="24"/>
    </w:rPr>
  </w:style>
  <w:style w:type="paragraph" w:customStyle="1" w:styleId="afc">
    <w:name w:val="Раздел"/>
    <w:basedOn w:val="afa"/>
    <w:link w:val="afd"/>
    <w:qFormat/>
    <w:rsid w:val="0000617E"/>
    <w:pPr>
      <w:spacing w:before="120"/>
      <w:ind w:left="792" w:hanging="432"/>
    </w:pPr>
    <w:rPr>
      <w:szCs w:val="22"/>
    </w:rPr>
  </w:style>
  <w:style w:type="character" w:customStyle="1" w:styleId="afd">
    <w:name w:val="Раздел Знак"/>
    <w:link w:val="afc"/>
    <w:rsid w:val="0000617E"/>
    <w:rPr>
      <w:rFonts w:ascii="Times New Roman" w:eastAsia="Times New Roman" w:hAnsi="Times New Roman" w:cs="Times New Roman"/>
      <w:sz w:val="24"/>
    </w:rPr>
  </w:style>
  <w:style w:type="paragraph" w:customStyle="1" w:styleId="23">
    <w:name w:val="Раздел 2"/>
    <w:basedOn w:val="afc"/>
    <w:link w:val="24"/>
    <w:qFormat/>
    <w:rsid w:val="0000617E"/>
    <w:pPr>
      <w:tabs>
        <w:tab w:val="num" w:pos="2520"/>
      </w:tabs>
      <w:ind w:left="2520" w:hanging="720"/>
    </w:pPr>
  </w:style>
  <w:style w:type="character" w:customStyle="1" w:styleId="24">
    <w:name w:val="Раздел 2 Знак"/>
    <w:basedOn w:val="a2"/>
    <w:link w:val="23"/>
    <w:rsid w:val="00035017"/>
    <w:rPr>
      <w:rFonts w:ascii="Times New Roman" w:eastAsia="Times New Roman" w:hAnsi="Times New Roman" w:cs="Times New Roman"/>
      <w:sz w:val="24"/>
    </w:rPr>
  </w:style>
  <w:style w:type="character" w:styleId="afe">
    <w:name w:val="Placeholder Text"/>
    <w:basedOn w:val="a2"/>
    <w:uiPriority w:val="99"/>
    <w:semiHidden/>
    <w:rsid w:val="0098414D"/>
    <w:rPr>
      <w:color w:val="808080"/>
    </w:rPr>
  </w:style>
  <w:style w:type="paragraph" w:styleId="25">
    <w:name w:val="Body Text Indent 2"/>
    <w:aliases w:val="Центрированный"/>
    <w:basedOn w:val="a1"/>
    <w:link w:val="26"/>
    <w:unhideWhenUsed/>
    <w:rsid w:val="00C05D6A"/>
    <w:pPr>
      <w:spacing w:after="120" w:line="480" w:lineRule="auto"/>
      <w:ind w:left="283"/>
    </w:pPr>
  </w:style>
  <w:style w:type="character" w:customStyle="1" w:styleId="26">
    <w:name w:val="Основной текст с отступом 2 Знак"/>
    <w:aliases w:val="Центрированный Знак"/>
    <w:basedOn w:val="a2"/>
    <w:link w:val="25"/>
    <w:rsid w:val="00C05D6A"/>
  </w:style>
  <w:style w:type="numbering" w:customStyle="1" w:styleId="12">
    <w:name w:val="Нет списка1"/>
    <w:next w:val="a4"/>
    <w:uiPriority w:val="99"/>
    <w:semiHidden/>
    <w:unhideWhenUsed/>
    <w:rsid w:val="00C05D6A"/>
  </w:style>
  <w:style w:type="paragraph" w:styleId="aff">
    <w:name w:val="Title"/>
    <w:basedOn w:val="a1"/>
    <w:link w:val="aff0"/>
    <w:qFormat/>
    <w:rsid w:val="00C05D6A"/>
    <w:pPr>
      <w:spacing w:after="0" w:line="240" w:lineRule="auto"/>
      <w:jc w:val="center"/>
    </w:pPr>
    <w:rPr>
      <w:rFonts w:ascii="Times New Roman" w:eastAsia="Times New Roman" w:hAnsi="Times New Roman" w:cs="Times New Roman"/>
      <w:b/>
      <w:sz w:val="28"/>
      <w:szCs w:val="20"/>
    </w:rPr>
  </w:style>
  <w:style w:type="character" w:customStyle="1" w:styleId="aff0">
    <w:name w:val="Заголовок Знак"/>
    <w:basedOn w:val="a2"/>
    <w:link w:val="aff"/>
    <w:rsid w:val="00C05D6A"/>
    <w:rPr>
      <w:rFonts w:ascii="Times New Roman" w:eastAsia="Times New Roman" w:hAnsi="Times New Roman" w:cs="Times New Roman"/>
      <w:b/>
      <w:sz w:val="28"/>
      <w:szCs w:val="20"/>
    </w:rPr>
  </w:style>
  <w:style w:type="character" w:customStyle="1" w:styleId="13">
    <w:name w:val="Тема примечания Знак1"/>
    <w:basedOn w:val="af6"/>
    <w:uiPriority w:val="99"/>
    <w:semiHidden/>
    <w:rsid w:val="00C05D6A"/>
    <w:rPr>
      <w:b/>
      <w:bCs/>
      <w:sz w:val="20"/>
      <w:szCs w:val="20"/>
    </w:rPr>
  </w:style>
  <w:style w:type="character" w:customStyle="1" w:styleId="14">
    <w:name w:val="Текст выноски Знак1"/>
    <w:basedOn w:val="a2"/>
    <w:uiPriority w:val="99"/>
    <w:semiHidden/>
    <w:rsid w:val="00C05D6A"/>
    <w:rPr>
      <w:rFonts w:ascii="Tahoma" w:hAnsi="Tahoma" w:cs="Tahoma"/>
      <w:sz w:val="16"/>
      <w:szCs w:val="16"/>
    </w:rPr>
  </w:style>
  <w:style w:type="paragraph" w:customStyle="1" w:styleId="Default">
    <w:name w:val="Default"/>
    <w:rsid w:val="00C05D6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15">
    <w:name w:val="Заголовок1 каз"/>
    <w:rsid w:val="00C05D6A"/>
    <w:pPr>
      <w:shd w:val="clear" w:color="auto" w:fill="D9D9D9"/>
      <w:spacing w:before="120" w:after="0" w:line="240" w:lineRule="auto"/>
      <w:jc w:val="center"/>
    </w:pPr>
    <w:rPr>
      <w:rFonts w:ascii="Times New Roman" w:eastAsia="Times New Roman" w:hAnsi="Times New Roman" w:cs="Times New Roman"/>
      <w:b/>
      <w:sz w:val="24"/>
      <w:szCs w:val="24"/>
      <w:lang w:val="kk-KZ"/>
    </w:rPr>
  </w:style>
  <w:style w:type="paragraph" w:customStyle="1" w:styleId="aff1">
    <w:name w:val="Абзац нумер каз"/>
    <w:basedOn w:val="15"/>
    <w:qFormat/>
    <w:rsid w:val="00C05D6A"/>
    <w:pPr>
      <w:numPr>
        <w:ilvl w:val="1"/>
      </w:numPr>
      <w:shd w:val="clear" w:color="auto" w:fill="auto"/>
      <w:tabs>
        <w:tab w:val="left" w:pos="567"/>
      </w:tabs>
      <w:spacing w:before="60"/>
      <w:jc w:val="both"/>
    </w:pPr>
    <w:rPr>
      <w:b w:val="0"/>
    </w:rPr>
  </w:style>
  <w:style w:type="paragraph" w:customStyle="1" w:styleId="34">
    <w:name w:val="Абзац нумер 3 каз"/>
    <w:basedOn w:val="aff1"/>
    <w:qFormat/>
    <w:rsid w:val="00C05D6A"/>
    <w:pPr>
      <w:numPr>
        <w:ilvl w:val="2"/>
      </w:numPr>
      <w:tabs>
        <w:tab w:val="clear" w:pos="567"/>
      </w:tabs>
      <w:spacing w:before="0"/>
    </w:pPr>
  </w:style>
  <w:style w:type="paragraph" w:customStyle="1" w:styleId="27">
    <w:name w:val="Абзац 2 рус"/>
    <w:qFormat/>
    <w:rsid w:val="00C05D6A"/>
    <w:pPr>
      <w:tabs>
        <w:tab w:val="num" w:pos="567"/>
      </w:tabs>
      <w:spacing w:before="60" w:after="0" w:line="240" w:lineRule="auto"/>
      <w:jc w:val="both"/>
    </w:pPr>
    <w:rPr>
      <w:rFonts w:ascii="Times New Roman" w:eastAsia="Times New Roman" w:hAnsi="Times New Roman" w:cs="Times New Roman"/>
      <w:sz w:val="24"/>
      <w:szCs w:val="24"/>
    </w:rPr>
  </w:style>
  <w:style w:type="character" w:styleId="aff2">
    <w:name w:val="Hyperlink"/>
    <w:basedOn w:val="a2"/>
    <w:uiPriority w:val="99"/>
    <w:unhideWhenUsed/>
    <w:rsid w:val="00C05D6A"/>
    <w:rPr>
      <w:color w:val="0000FF" w:themeColor="hyperlink"/>
      <w:u w:val="single"/>
    </w:rPr>
  </w:style>
  <w:style w:type="character" w:customStyle="1" w:styleId="110">
    <w:name w:val="Заголовок 1 Знак1"/>
    <w:aliases w:val="Глава Знак1"/>
    <w:basedOn w:val="a2"/>
    <w:rsid w:val="00C05D6A"/>
    <w:rPr>
      <w:rFonts w:asciiTheme="majorHAnsi" w:eastAsiaTheme="majorEastAsia" w:hAnsiTheme="majorHAnsi" w:cstheme="majorBidi"/>
      <w:color w:val="365F91" w:themeColor="accent1" w:themeShade="BF"/>
      <w:sz w:val="32"/>
      <w:szCs w:val="32"/>
    </w:rPr>
  </w:style>
  <w:style w:type="paragraph" w:customStyle="1" w:styleId="j14">
    <w:name w:val="j14"/>
    <w:basedOn w:val="a1"/>
    <w:rsid w:val="00C05D6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9">
    <w:name w:val="s19"/>
    <w:basedOn w:val="a2"/>
    <w:rsid w:val="00C05D6A"/>
  </w:style>
  <w:style w:type="character" w:customStyle="1" w:styleId="s10">
    <w:name w:val="s10"/>
    <w:basedOn w:val="a2"/>
    <w:rsid w:val="00C05D6A"/>
  </w:style>
  <w:style w:type="paragraph" w:styleId="aff3">
    <w:name w:val="footnote text"/>
    <w:basedOn w:val="a1"/>
    <w:link w:val="aff4"/>
    <w:uiPriority w:val="99"/>
    <w:semiHidden/>
    <w:unhideWhenUsed/>
    <w:rsid w:val="00C05D6A"/>
    <w:pPr>
      <w:spacing w:after="0" w:line="240" w:lineRule="auto"/>
    </w:pPr>
    <w:rPr>
      <w:rFonts w:ascii="Calibri" w:eastAsia="Calibri" w:hAnsi="Calibri" w:cs="Times New Roman"/>
      <w:sz w:val="20"/>
      <w:szCs w:val="20"/>
      <w:lang w:eastAsia="en-US"/>
    </w:rPr>
  </w:style>
  <w:style w:type="character" w:customStyle="1" w:styleId="aff4">
    <w:name w:val="Текст сноски Знак"/>
    <w:basedOn w:val="a2"/>
    <w:link w:val="aff3"/>
    <w:uiPriority w:val="99"/>
    <w:semiHidden/>
    <w:rsid w:val="00C05D6A"/>
    <w:rPr>
      <w:rFonts w:ascii="Calibri" w:eastAsia="Calibri" w:hAnsi="Calibri" w:cs="Times New Roman"/>
      <w:sz w:val="20"/>
      <w:szCs w:val="20"/>
      <w:lang w:eastAsia="en-US"/>
    </w:rPr>
  </w:style>
  <w:style w:type="character" w:styleId="aff5">
    <w:name w:val="footnote reference"/>
    <w:basedOn w:val="a2"/>
    <w:uiPriority w:val="99"/>
    <w:semiHidden/>
    <w:unhideWhenUsed/>
    <w:rsid w:val="00C05D6A"/>
    <w:rPr>
      <w:vertAlign w:val="superscript"/>
    </w:rPr>
  </w:style>
  <w:style w:type="table" w:customStyle="1" w:styleId="16">
    <w:name w:val="Сетка таблицы1"/>
    <w:basedOn w:val="a3"/>
    <w:next w:val="a5"/>
    <w:uiPriority w:val="39"/>
    <w:rsid w:val="00C05D6A"/>
    <w:pPr>
      <w:spacing w:after="0" w:line="240" w:lineRule="auto"/>
    </w:pPr>
    <w:rPr>
      <w:rFonts w:ascii="Calibri" w:eastAsia="Times New Roman" w:hAnsi="Calibri" w:cs="Times New Roman"/>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TML">
    <w:name w:val="HTML Preformatted"/>
    <w:basedOn w:val="a1"/>
    <w:link w:val="HTML0"/>
    <w:uiPriority w:val="99"/>
    <w:unhideWhenUsed/>
    <w:rsid w:val="00C05D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2"/>
    <w:link w:val="HTML"/>
    <w:uiPriority w:val="99"/>
    <w:rsid w:val="00C05D6A"/>
    <w:rPr>
      <w:rFonts w:ascii="Courier New" w:eastAsia="Times New Roman" w:hAnsi="Courier New" w:cs="Courier New"/>
      <w:sz w:val="20"/>
      <w:szCs w:val="20"/>
    </w:rPr>
  </w:style>
  <w:style w:type="character" w:customStyle="1" w:styleId="translation-word">
    <w:name w:val="translation-word"/>
    <w:basedOn w:val="a2"/>
    <w:rsid w:val="003E3048"/>
  </w:style>
  <w:style w:type="character" w:customStyle="1" w:styleId="y2iqfc">
    <w:name w:val="y2iqfc"/>
    <w:basedOn w:val="a2"/>
    <w:rsid w:val="007122AE"/>
  </w:style>
  <w:style w:type="character" w:customStyle="1" w:styleId="35">
    <w:name w:val="Основной текст (3)_"/>
    <w:basedOn w:val="a2"/>
    <w:link w:val="36"/>
    <w:rsid w:val="007222AD"/>
    <w:rPr>
      <w:rFonts w:ascii="Times New Roman" w:eastAsia="Times New Roman" w:hAnsi="Times New Roman" w:cs="Times New Roman"/>
      <w:sz w:val="19"/>
      <w:szCs w:val="19"/>
    </w:rPr>
  </w:style>
  <w:style w:type="character" w:customStyle="1" w:styleId="28">
    <w:name w:val="Основной текст (2)_"/>
    <w:basedOn w:val="a2"/>
    <w:link w:val="29"/>
    <w:rsid w:val="007222AD"/>
    <w:rPr>
      <w:rFonts w:ascii="Times New Roman" w:eastAsia="Times New Roman" w:hAnsi="Times New Roman" w:cs="Times New Roman"/>
    </w:rPr>
  </w:style>
  <w:style w:type="paragraph" w:customStyle="1" w:styleId="36">
    <w:name w:val="Основной текст (3)"/>
    <w:basedOn w:val="a1"/>
    <w:link w:val="35"/>
    <w:rsid w:val="007222AD"/>
    <w:pPr>
      <w:widowControl w:val="0"/>
      <w:spacing w:line="254" w:lineRule="auto"/>
      <w:ind w:left="440" w:firstLine="20"/>
    </w:pPr>
    <w:rPr>
      <w:rFonts w:ascii="Times New Roman" w:eastAsia="Times New Roman" w:hAnsi="Times New Roman" w:cs="Times New Roman"/>
      <w:sz w:val="19"/>
      <w:szCs w:val="19"/>
    </w:rPr>
  </w:style>
  <w:style w:type="paragraph" w:customStyle="1" w:styleId="29">
    <w:name w:val="Основной текст (2)"/>
    <w:basedOn w:val="a1"/>
    <w:link w:val="28"/>
    <w:rsid w:val="007222AD"/>
    <w:pPr>
      <w:widowControl w:val="0"/>
      <w:spacing w:after="0" w:line="240" w:lineRule="auto"/>
      <w:ind w:left="1260" w:firstLine="20"/>
    </w:pPr>
    <w:rPr>
      <w:rFonts w:ascii="Times New Roman" w:eastAsia="Times New Roman" w:hAnsi="Times New Roman" w:cs="Times New Roman"/>
    </w:rPr>
  </w:style>
  <w:style w:type="table" w:customStyle="1" w:styleId="2a">
    <w:name w:val="Сетка таблицы2"/>
    <w:basedOn w:val="a3"/>
    <w:next w:val="a5"/>
    <w:uiPriority w:val="39"/>
    <w:rsid w:val="00633952"/>
    <w:pPr>
      <w:spacing w:after="0" w:line="240" w:lineRule="auto"/>
    </w:pPr>
    <w:rPr>
      <w:rFonts w:ascii="Calibri" w:eastAsia="Times New Roman" w:hAnsi="Calibri" w:cs="Times New Roman"/>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ff6">
    <w:name w:val="Strong"/>
    <w:basedOn w:val="a2"/>
    <w:uiPriority w:val="22"/>
    <w:qFormat/>
    <w:rsid w:val="00A41EC4"/>
    <w:rPr>
      <w:b/>
      <w:bCs/>
    </w:rPr>
  </w:style>
  <w:style w:type="character" w:customStyle="1" w:styleId="ezkurwreuab5ozgtqnkl">
    <w:name w:val="ezkurwreuab5ozgtqnkl"/>
    <w:basedOn w:val="a2"/>
    <w:rsid w:val="002E02C0"/>
  </w:style>
  <w:style w:type="character" w:styleId="aff7">
    <w:name w:val="Unresolved Mention"/>
    <w:basedOn w:val="a2"/>
    <w:uiPriority w:val="99"/>
    <w:semiHidden/>
    <w:unhideWhenUsed/>
    <w:rsid w:val="00190A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06745">
      <w:bodyDiv w:val="1"/>
      <w:marLeft w:val="0"/>
      <w:marRight w:val="0"/>
      <w:marTop w:val="0"/>
      <w:marBottom w:val="0"/>
      <w:divBdr>
        <w:top w:val="none" w:sz="0" w:space="0" w:color="auto"/>
        <w:left w:val="none" w:sz="0" w:space="0" w:color="auto"/>
        <w:bottom w:val="none" w:sz="0" w:space="0" w:color="auto"/>
        <w:right w:val="none" w:sz="0" w:space="0" w:color="auto"/>
      </w:divBdr>
    </w:div>
    <w:div w:id="43064973">
      <w:bodyDiv w:val="1"/>
      <w:marLeft w:val="0"/>
      <w:marRight w:val="0"/>
      <w:marTop w:val="0"/>
      <w:marBottom w:val="0"/>
      <w:divBdr>
        <w:top w:val="none" w:sz="0" w:space="0" w:color="auto"/>
        <w:left w:val="none" w:sz="0" w:space="0" w:color="auto"/>
        <w:bottom w:val="none" w:sz="0" w:space="0" w:color="auto"/>
        <w:right w:val="none" w:sz="0" w:space="0" w:color="auto"/>
      </w:divBdr>
    </w:div>
    <w:div w:id="213662665">
      <w:bodyDiv w:val="1"/>
      <w:marLeft w:val="0"/>
      <w:marRight w:val="0"/>
      <w:marTop w:val="0"/>
      <w:marBottom w:val="0"/>
      <w:divBdr>
        <w:top w:val="none" w:sz="0" w:space="0" w:color="auto"/>
        <w:left w:val="none" w:sz="0" w:space="0" w:color="auto"/>
        <w:bottom w:val="none" w:sz="0" w:space="0" w:color="auto"/>
        <w:right w:val="none" w:sz="0" w:space="0" w:color="auto"/>
      </w:divBdr>
    </w:div>
    <w:div w:id="367222993">
      <w:bodyDiv w:val="1"/>
      <w:marLeft w:val="0"/>
      <w:marRight w:val="0"/>
      <w:marTop w:val="0"/>
      <w:marBottom w:val="0"/>
      <w:divBdr>
        <w:top w:val="none" w:sz="0" w:space="0" w:color="auto"/>
        <w:left w:val="none" w:sz="0" w:space="0" w:color="auto"/>
        <w:bottom w:val="none" w:sz="0" w:space="0" w:color="auto"/>
        <w:right w:val="none" w:sz="0" w:space="0" w:color="auto"/>
      </w:divBdr>
      <w:divsChild>
        <w:div w:id="257562139">
          <w:marLeft w:val="0"/>
          <w:marRight w:val="0"/>
          <w:marTop w:val="0"/>
          <w:marBottom w:val="0"/>
          <w:divBdr>
            <w:top w:val="none" w:sz="0" w:space="0" w:color="auto"/>
            <w:left w:val="none" w:sz="0" w:space="0" w:color="auto"/>
            <w:bottom w:val="none" w:sz="0" w:space="0" w:color="auto"/>
            <w:right w:val="none" w:sz="0" w:space="0" w:color="auto"/>
          </w:divBdr>
          <w:divsChild>
            <w:div w:id="997656383">
              <w:marLeft w:val="0"/>
              <w:marRight w:val="0"/>
              <w:marTop w:val="0"/>
              <w:marBottom w:val="0"/>
              <w:divBdr>
                <w:top w:val="none" w:sz="0" w:space="0" w:color="auto"/>
                <w:left w:val="none" w:sz="0" w:space="0" w:color="auto"/>
                <w:bottom w:val="none" w:sz="0" w:space="0" w:color="auto"/>
                <w:right w:val="none" w:sz="0" w:space="0" w:color="auto"/>
              </w:divBdr>
              <w:divsChild>
                <w:div w:id="855536353">
                  <w:marLeft w:val="0"/>
                  <w:marRight w:val="0"/>
                  <w:marTop w:val="0"/>
                  <w:marBottom w:val="0"/>
                  <w:divBdr>
                    <w:top w:val="none" w:sz="0" w:space="0" w:color="auto"/>
                    <w:left w:val="none" w:sz="0" w:space="0" w:color="auto"/>
                    <w:bottom w:val="none" w:sz="0" w:space="0" w:color="auto"/>
                    <w:right w:val="none" w:sz="0" w:space="0" w:color="auto"/>
                  </w:divBdr>
                  <w:divsChild>
                    <w:div w:id="96923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778313">
      <w:bodyDiv w:val="1"/>
      <w:marLeft w:val="0"/>
      <w:marRight w:val="0"/>
      <w:marTop w:val="0"/>
      <w:marBottom w:val="0"/>
      <w:divBdr>
        <w:top w:val="none" w:sz="0" w:space="0" w:color="auto"/>
        <w:left w:val="none" w:sz="0" w:space="0" w:color="auto"/>
        <w:bottom w:val="none" w:sz="0" w:space="0" w:color="auto"/>
        <w:right w:val="none" w:sz="0" w:space="0" w:color="auto"/>
      </w:divBdr>
    </w:div>
    <w:div w:id="1297954497">
      <w:bodyDiv w:val="1"/>
      <w:marLeft w:val="0"/>
      <w:marRight w:val="0"/>
      <w:marTop w:val="0"/>
      <w:marBottom w:val="0"/>
      <w:divBdr>
        <w:top w:val="none" w:sz="0" w:space="0" w:color="auto"/>
        <w:left w:val="none" w:sz="0" w:space="0" w:color="auto"/>
        <w:bottom w:val="none" w:sz="0" w:space="0" w:color="auto"/>
        <w:right w:val="none" w:sz="0" w:space="0" w:color="auto"/>
      </w:divBdr>
    </w:div>
    <w:div w:id="1606182751">
      <w:bodyDiv w:val="1"/>
      <w:marLeft w:val="0"/>
      <w:marRight w:val="0"/>
      <w:marTop w:val="0"/>
      <w:marBottom w:val="0"/>
      <w:divBdr>
        <w:top w:val="none" w:sz="0" w:space="0" w:color="auto"/>
        <w:left w:val="none" w:sz="0" w:space="0" w:color="auto"/>
        <w:bottom w:val="none" w:sz="0" w:space="0" w:color="auto"/>
        <w:right w:val="none" w:sz="0" w:space="0" w:color="auto"/>
      </w:divBdr>
      <w:divsChild>
        <w:div w:id="985935057">
          <w:marLeft w:val="0"/>
          <w:marRight w:val="0"/>
          <w:marTop w:val="0"/>
          <w:marBottom w:val="0"/>
          <w:divBdr>
            <w:top w:val="none" w:sz="0" w:space="0" w:color="auto"/>
            <w:left w:val="none" w:sz="0" w:space="0" w:color="auto"/>
            <w:bottom w:val="none" w:sz="0" w:space="0" w:color="auto"/>
            <w:right w:val="none" w:sz="0" w:space="0" w:color="auto"/>
          </w:divBdr>
        </w:div>
      </w:divsChild>
    </w:div>
    <w:div w:id="1716006262">
      <w:bodyDiv w:val="1"/>
      <w:marLeft w:val="0"/>
      <w:marRight w:val="0"/>
      <w:marTop w:val="0"/>
      <w:marBottom w:val="0"/>
      <w:divBdr>
        <w:top w:val="none" w:sz="0" w:space="0" w:color="auto"/>
        <w:left w:val="none" w:sz="0" w:space="0" w:color="auto"/>
        <w:bottom w:val="none" w:sz="0" w:space="0" w:color="auto"/>
        <w:right w:val="none" w:sz="0" w:space="0" w:color="auto"/>
      </w:divBdr>
    </w:div>
    <w:div w:id="1959407153">
      <w:bodyDiv w:val="1"/>
      <w:marLeft w:val="0"/>
      <w:marRight w:val="0"/>
      <w:marTop w:val="0"/>
      <w:marBottom w:val="0"/>
      <w:divBdr>
        <w:top w:val="none" w:sz="0" w:space="0" w:color="auto"/>
        <w:left w:val="none" w:sz="0" w:space="0" w:color="auto"/>
        <w:bottom w:val="none" w:sz="0" w:space="0" w:color="auto"/>
        <w:right w:val="none" w:sz="0" w:space="0" w:color="auto"/>
      </w:divBdr>
    </w:div>
    <w:div w:id="1999453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9B65BB-5BC5-472E-A2C8-760B3E9E4F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338</TotalTime>
  <Pages>25</Pages>
  <Words>12412</Words>
  <Characters>70750</Characters>
  <Application>Microsoft Office Word</Application>
  <DocSecurity>0</DocSecurity>
  <Lines>589</Lines>
  <Paragraphs>165</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82997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Камшат Абенова</cp:lastModifiedBy>
  <cp:revision>77</cp:revision>
  <cp:lastPrinted>2026-05-12T11:21:00Z</cp:lastPrinted>
  <dcterms:created xsi:type="dcterms:W3CDTF">2026-06-08T17:16:00Z</dcterms:created>
  <dcterms:modified xsi:type="dcterms:W3CDTF">2026-06-11T10:58:00Z</dcterms:modified>
</cp:coreProperties>
</file>